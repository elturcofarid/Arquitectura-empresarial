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74E52" w:rsidRPr="00CB2AA7" w:rsidRDefault="00F74E52" w:rsidP="7702FC65">
      <w:pPr>
        <w:ind w:firstLine="720"/>
        <w:jc w:val="center"/>
        <w:rPr>
          <w:rFonts w:ascii="Arial" w:hAnsi="Arial" w:cs="Arial"/>
          <w:b/>
          <w:bCs/>
          <w:lang w:val="es-CO"/>
        </w:rPr>
      </w:pPr>
      <w:bookmarkStart w:id="0" w:name="_Toc301245055"/>
    </w:p>
    <w:p w14:paraId="0A37501D" w14:textId="77777777" w:rsidR="00F74E52" w:rsidRPr="00CB2AA7" w:rsidRDefault="00F74E52" w:rsidP="00E6681A">
      <w:pPr>
        <w:jc w:val="center"/>
        <w:rPr>
          <w:rFonts w:ascii="Arial" w:hAnsi="Arial" w:cs="Arial"/>
          <w:b/>
          <w:lang w:val="es-CO"/>
        </w:rPr>
      </w:pPr>
    </w:p>
    <w:p w14:paraId="5DAB6C7B" w14:textId="77777777" w:rsidR="00F74E52" w:rsidRPr="00CB2AA7" w:rsidRDefault="00F74E52" w:rsidP="00E6681A">
      <w:pPr>
        <w:jc w:val="center"/>
        <w:rPr>
          <w:rFonts w:ascii="Arial" w:hAnsi="Arial" w:cs="Arial"/>
          <w:b/>
          <w:lang w:val="es-CO"/>
        </w:rPr>
      </w:pPr>
    </w:p>
    <w:p w14:paraId="02EB378F" w14:textId="77777777" w:rsidR="00F74E52" w:rsidRPr="00CB2AA7" w:rsidRDefault="00F74E52" w:rsidP="00E6681A">
      <w:pPr>
        <w:jc w:val="center"/>
        <w:rPr>
          <w:rFonts w:ascii="Arial" w:hAnsi="Arial" w:cs="Arial"/>
          <w:b/>
          <w:lang w:val="es-CO"/>
        </w:rPr>
      </w:pPr>
    </w:p>
    <w:p w14:paraId="6A05A809" w14:textId="77777777" w:rsidR="00F74E52" w:rsidRPr="00CB2AA7" w:rsidRDefault="00F74E52" w:rsidP="00E6681A">
      <w:pPr>
        <w:jc w:val="center"/>
        <w:rPr>
          <w:rFonts w:ascii="Arial" w:hAnsi="Arial" w:cs="Arial"/>
          <w:b/>
          <w:lang w:val="es-CO"/>
        </w:rPr>
      </w:pPr>
    </w:p>
    <w:p w14:paraId="3B6F9B53" w14:textId="77777777" w:rsidR="00E97501" w:rsidRDefault="00E97501">
      <w:pPr>
        <w:jc w:val="center"/>
        <w:rPr>
          <w:ins w:id="1" w:author="Farid Eliecer Ureche Lopez" w:date="2019-10-14T12:24:00Z"/>
          <w:rFonts w:ascii="Arial" w:hAnsi="Arial" w:cs="Arial"/>
          <w:b/>
          <w:lang w:val="es-CO"/>
        </w:rPr>
        <w:pPrChange w:id="2" w:author="Farid Eliecer Ureche Lopez" w:date="2019-10-14T12:25:00Z">
          <w:pPr/>
        </w:pPrChange>
      </w:pPr>
      <w:ins w:id="3" w:author="Farid Eliecer Ureche Lopez" w:date="2019-10-14T12:24:00Z">
        <w:r>
          <w:rPr>
            <w:rFonts w:ascii="Arial" w:hAnsi="Arial" w:cs="Arial"/>
            <w:b/>
            <w:lang w:val="es-CO"/>
          </w:rPr>
          <w:t xml:space="preserve">DOCUMENTO </w:t>
        </w:r>
        <w:r w:rsidRPr="00CB2AA7">
          <w:rPr>
            <w:rFonts w:ascii="Arial" w:hAnsi="Arial" w:cs="Arial"/>
            <w:b/>
            <w:lang w:val="es-CO"/>
          </w:rPr>
          <w:t>ARQUITECTURA DE</w:t>
        </w:r>
        <w:r>
          <w:rPr>
            <w:rFonts w:ascii="Arial" w:hAnsi="Arial" w:cs="Arial"/>
            <w:b/>
            <w:lang w:val="es-CO"/>
          </w:rPr>
          <w:t xml:space="preserve"> </w:t>
        </w:r>
        <w:r w:rsidRPr="00CB2AA7">
          <w:rPr>
            <w:rFonts w:ascii="Arial" w:hAnsi="Arial" w:cs="Arial"/>
            <w:b/>
            <w:lang w:val="es-CO"/>
          </w:rPr>
          <w:t>L</w:t>
        </w:r>
        <w:r>
          <w:rPr>
            <w:rFonts w:ascii="Arial" w:hAnsi="Arial" w:cs="Arial"/>
            <w:b/>
            <w:lang w:val="es-CO"/>
          </w:rPr>
          <w:t>A SOLUCION</w:t>
        </w:r>
      </w:ins>
    </w:p>
    <w:p w14:paraId="43A69791" w14:textId="2DB41115" w:rsidR="00E97501" w:rsidRDefault="00245661">
      <w:pPr>
        <w:jc w:val="center"/>
        <w:rPr>
          <w:ins w:id="4" w:author="Farid Eliecer Ureche Lopez" w:date="2019-10-14T12:24:00Z"/>
          <w:rFonts w:ascii="Arial" w:hAnsi="Arial" w:cs="Arial"/>
          <w:b/>
          <w:lang w:val="es-CO"/>
        </w:rPr>
        <w:pPrChange w:id="5" w:author="Farid Eliecer Ureche Lopez" w:date="2019-10-14T12:25:00Z">
          <w:pPr/>
        </w:pPrChange>
      </w:pPr>
      <w:ins w:id="6" w:author="faridureche@faridureche.onmicrosoft.com" w:date="2019-11-16T15:08:00Z">
        <w:r w:rsidRPr="00245661">
          <w:rPr>
            <w:rFonts w:ascii="Arial" w:hAnsi="Arial" w:cs="Arial"/>
            <w:b/>
            <w:lang w:val="es-CO"/>
            <w:rPrChange w:id="7" w:author="faridureche@faridureche.onmicrosoft.com" w:date="2019-11-16T15:08:00Z">
              <w:rPr>
                <w:rFonts w:ascii="Arial" w:hAnsi="Arial" w:cs="Arial"/>
                <w:b/>
                <w:color w:val="231F20"/>
                <w:sz w:val="34"/>
                <w:szCs w:val="34"/>
              </w:rPr>
            </w:rPrChange>
          </w:rPr>
          <w:t>Universal Bank</w:t>
        </w:r>
      </w:ins>
      <w:ins w:id="8" w:author="Farid Eliecer Ureche Lopez" w:date="2019-10-14T12:24:00Z">
        <w:del w:id="9" w:author="faridureche@faridureche.onmicrosoft.com" w:date="2019-11-16T15:08:00Z">
          <w:r w:rsidR="00E97501" w:rsidDel="00245661">
            <w:rPr>
              <w:rFonts w:ascii="Arial" w:hAnsi="Arial" w:cs="Arial"/>
              <w:b/>
              <w:lang w:val="es-CO"/>
            </w:rPr>
            <w:delText>SOBS -  Sistema de ofertas de bienes y servicios</w:delText>
          </w:r>
        </w:del>
        <w:r w:rsidR="00E97501">
          <w:rPr>
            <w:rFonts w:ascii="Arial" w:hAnsi="Arial" w:cs="Arial"/>
            <w:b/>
            <w:lang w:val="es-CO"/>
          </w:rPr>
          <w:t>.</w:t>
        </w:r>
      </w:ins>
    </w:p>
    <w:p w14:paraId="5A39BBE3" w14:textId="53B56C0E" w:rsidR="00F74E52" w:rsidRDefault="00F74E52" w:rsidP="00E6681A">
      <w:pPr>
        <w:jc w:val="center"/>
        <w:rPr>
          <w:ins w:id="10" w:author="Farid Eliecer Ureche Lopez" w:date="2019-10-14T12:25:00Z"/>
          <w:rFonts w:ascii="Arial" w:hAnsi="Arial" w:cs="Arial"/>
          <w:b/>
          <w:lang w:val="es-CO"/>
        </w:rPr>
      </w:pPr>
    </w:p>
    <w:p w14:paraId="71FF28EE" w14:textId="64D2161D" w:rsidR="00E97501" w:rsidRDefault="00E97501" w:rsidP="00E6681A">
      <w:pPr>
        <w:jc w:val="center"/>
        <w:rPr>
          <w:ins w:id="11" w:author="Farid Eliecer Ureche Lopez" w:date="2019-10-14T12:25:00Z"/>
          <w:rFonts w:ascii="Arial" w:hAnsi="Arial" w:cs="Arial"/>
          <w:b/>
          <w:lang w:val="es-CO"/>
        </w:rPr>
      </w:pPr>
    </w:p>
    <w:p w14:paraId="6AA746DA" w14:textId="77777777" w:rsidR="00E97501" w:rsidRPr="00CB2AA7" w:rsidRDefault="00E97501" w:rsidP="00E6681A">
      <w:pPr>
        <w:jc w:val="center"/>
        <w:rPr>
          <w:rFonts w:ascii="Arial" w:hAnsi="Arial" w:cs="Arial"/>
          <w:b/>
          <w:lang w:val="es-CO"/>
        </w:rPr>
      </w:pPr>
    </w:p>
    <w:p w14:paraId="41C8F396" w14:textId="77777777" w:rsidR="00F74E52" w:rsidRPr="00CB2AA7" w:rsidRDefault="00F74E52" w:rsidP="00E6681A">
      <w:pPr>
        <w:jc w:val="center"/>
        <w:rPr>
          <w:rFonts w:ascii="Arial" w:hAnsi="Arial" w:cs="Arial"/>
          <w:b/>
          <w:lang w:val="es-CO"/>
        </w:rPr>
      </w:pPr>
    </w:p>
    <w:p w14:paraId="72A3D3EC" w14:textId="77777777" w:rsidR="00F74E52" w:rsidRPr="00CB2AA7" w:rsidRDefault="00F74E52" w:rsidP="00E6681A">
      <w:pPr>
        <w:jc w:val="center"/>
        <w:rPr>
          <w:rFonts w:ascii="Arial" w:hAnsi="Arial" w:cs="Arial"/>
          <w:b/>
          <w:lang w:val="es-CO"/>
        </w:rPr>
      </w:pPr>
    </w:p>
    <w:p w14:paraId="0D0B940D" w14:textId="5CAF3425" w:rsidR="00F74E52" w:rsidRPr="00CB2AA7" w:rsidRDefault="000770E8" w:rsidP="00E6681A">
      <w:pPr>
        <w:jc w:val="center"/>
        <w:rPr>
          <w:rFonts w:ascii="Arial" w:hAnsi="Arial" w:cs="Arial"/>
          <w:b/>
          <w:lang w:val="es-CO"/>
        </w:rPr>
      </w:pPr>
      <w:ins w:id="12" w:author="Farid Eliecer Ureche Lopez" w:date="2019-10-13T22:25:00Z">
        <w:del w:id="13" w:author="faridureche@faridureche.onmicrosoft.com" w:date="2019-11-16T15:08:00Z">
          <w:r w:rsidDel="00245661">
            <w:rPr>
              <w:noProof/>
            </w:rPr>
            <w:drawing>
              <wp:inline distT="0" distB="0" distL="0" distR="0" wp14:anchorId="24AD83C3" wp14:editId="4CD46186">
                <wp:extent cx="5943600" cy="38665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66515"/>
                        </a:xfrm>
                        <a:prstGeom prst="rect">
                          <a:avLst/>
                        </a:prstGeom>
                      </pic:spPr>
                    </pic:pic>
                  </a:graphicData>
                </a:graphic>
              </wp:inline>
            </w:drawing>
          </w:r>
        </w:del>
      </w:ins>
      <w:ins w:id="14" w:author="faridureche@faridureche.onmicrosoft.com" w:date="2019-11-16T15:09:00Z">
        <w:r w:rsidR="00245661">
          <w:rPr>
            <w:rFonts w:ascii="Arial" w:hAnsi="Arial" w:cs="Arial"/>
            <w:noProof/>
            <w:color w:val="231F20"/>
            <w:sz w:val="34"/>
            <w:szCs w:val="34"/>
            <w:lang w:val="es-ES" w:eastAsia="es-ES"/>
          </w:rPr>
          <w:drawing>
            <wp:inline distT="0" distB="0" distL="0" distR="0" wp14:anchorId="4870489B" wp14:editId="169E41FF">
              <wp:extent cx="4731488" cy="3461534"/>
              <wp:effectExtent l="0" t="0" r="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 Ban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9127" cy="3459807"/>
                      </a:xfrm>
                      <a:prstGeom prst="rect">
                        <a:avLst/>
                      </a:prstGeom>
                    </pic:spPr>
                  </pic:pic>
                </a:graphicData>
              </a:graphic>
            </wp:inline>
          </w:drawing>
        </w:r>
      </w:ins>
    </w:p>
    <w:p w14:paraId="0E27B00A" w14:textId="77777777" w:rsidR="00F74E52" w:rsidRPr="00CB2AA7" w:rsidRDefault="00F74E52" w:rsidP="00E6681A">
      <w:pPr>
        <w:jc w:val="center"/>
        <w:rPr>
          <w:rFonts w:ascii="Arial" w:hAnsi="Arial" w:cs="Arial"/>
          <w:b/>
          <w:lang w:val="es-CO"/>
        </w:rPr>
      </w:pPr>
    </w:p>
    <w:p w14:paraId="60061E4C" w14:textId="77777777" w:rsidR="00F74E52" w:rsidRPr="00CB2AA7" w:rsidRDefault="00F74E52" w:rsidP="00E6681A">
      <w:pPr>
        <w:jc w:val="center"/>
        <w:rPr>
          <w:rFonts w:ascii="Arial" w:hAnsi="Arial" w:cs="Arial"/>
          <w:b/>
          <w:lang w:val="es-CO"/>
        </w:rPr>
      </w:pPr>
    </w:p>
    <w:p w14:paraId="44EAFD9C" w14:textId="77777777" w:rsidR="00F74E52" w:rsidRPr="00CB2AA7" w:rsidRDefault="00F74E52" w:rsidP="00E6681A">
      <w:pPr>
        <w:jc w:val="center"/>
        <w:rPr>
          <w:rFonts w:ascii="Arial" w:hAnsi="Arial" w:cs="Arial"/>
          <w:b/>
          <w:lang w:val="es-CO"/>
        </w:rPr>
      </w:pPr>
    </w:p>
    <w:p w14:paraId="4B94D5A5" w14:textId="37B224B9" w:rsidR="00F74E52" w:rsidRPr="00CB2AA7" w:rsidDel="00176659" w:rsidRDefault="00F74E52" w:rsidP="00E6681A">
      <w:pPr>
        <w:jc w:val="center"/>
        <w:rPr>
          <w:del w:id="15" w:author="Farid Eliecer Ureche Lopez" w:date="2019-10-14T12:14:00Z"/>
          <w:rFonts w:ascii="Arial" w:hAnsi="Arial" w:cs="Arial"/>
          <w:b/>
          <w:lang w:val="es-CO"/>
        </w:rPr>
      </w:pPr>
    </w:p>
    <w:p w14:paraId="3DEEC669" w14:textId="4837AAB8" w:rsidR="00F74E52" w:rsidRPr="00CB2AA7" w:rsidDel="00176659" w:rsidRDefault="00F74E52" w:rsidP="00E6681A">
      <w:pPr>
        <w:jc w:val="center"/>
        <w:rPr>
          <w:del w:id="16" w:author="Farid Eliecer Ureche Lopez" w:date="2019-10-14T12:14:00Z"/>
          <w:rFonts w:ascii="Arial" w:hAnsi="Arial" w:cs="Arial"/>
          <w:b/>
          <w:lang w:val="es-CO"/>
        </w:rPr>
      </w:pPr>
    </w:p>
    <w:p w14:paraId="3656B9AB" w14:textId="1A9D22B2" w:rsidR="00F74E52" w:rsidRPr="00CB2AA7" w:rsidDel="00176659" w:rsidRDefault="00F74E52" w:rsidP="00E6681A">
      <w:pPr>
        <w:jc w:val="center"/>
        <w:rPr>
          <w:del w:id="17" w:author="Farid Eliecer Ureche Lopez" w:date="2019-10-14T12:14:00Z"/>
          <w:rFonts w:ascii="Arial" w:hAnsi="Arial" w:cs="Arial"/>
          <w:b/>
          <w:lang w:val="es-CO"/>
        </w:rPr>
      </w:pPr>
    </w:p>
    <w:p w14:paraId="45FB0818" w14:textId="1948D5F1" w:rsidR="00F74E52" w:rsidRPr="00CB2AA7" w:rsidDel="00176659" w:rsidRDefault="00F74E52" w:rsidP="00E6681A">
      <w:pPr>
        <w:jc w:val="center"/>
        <w:rPr>
          <w:del w:id="18" w:author="Farid Eliecer Ureche Lopez" w:date="2019-10-14T12:14:00Z"/>
          <w:rFonts w:ascii="Arial" w:hAnsi="Arial" w:cs="Arial"/>
          <w:b/>
          <w:lang w:val="es-CO"/>
        </w:rPr>
      </w:pPr>
    </w:p>
    <w:p w14:paraId="049F31CB" w14:textId="77777777" w:rsidR="00F74E52" w:rsidRPr="00CB2AA7" w:rsidRDefault="00F74E52" w:rsidP="00E6681A">
      <w:pPr>
        <w:jc w:val="center"/>
        <w:rPr>
          <w:rFonts w:ascii="Arial" w:hAnsi="Arial" w:cs="Arial"/>
          <w:b/>
          <w:lang w:val="es-CO"/>
        </w:rPr>
      </w:pPr>
    </w:p>
    <w:p w14:paraId="53128261" w14:textId="77777777" w:rsidR="00F74E52" w:rsidRPr="00CB2AA7" w:rsidRDefault="00F74E52" w:rsidP="00E6681A">
      <w:pPr>
        <w:jc w:val="center"/>
        <w:rPr>
          <w:rFonts w:ascii="Arial" w:hAnsi="Arial" w:cs="Arial"/>
          <w:b/>
          <w:lang w:val="es-CO"/>
        </w:rPr>
      </w:pPr>
    </w:p>
    <w:p w14:paraId="62486C05" w14:textId="5EDE5661" w:rsidR="00F74E52" w:rsidRPr="00CB2AA7" w:rsidDel="00E97501" w:rsidRDefault="00F74E52" w:rsidP="00E6681A">
      <w:pPr>
        <w:jc w:val="center"/>
        <w:rPr>
          <w:del w:id="19" w:author="Farid Eliecer Ureche Lopez" w:date="2019-10-14T12:25:00Z"/>
          <w:rFonts w:ascii="Arial" w:hAnsi="Arial" w:cs="Arial"/>
          <w:b/>
          <w:lang w:val="es-CO"/>
        </w:rPr>
      </w:pPr>
    </w:p>
    <w:bookmarkEnd w:id="0"/>
    <w:p w14:paraId="16235DCF" w14:textId="323B5486" w:rsidR="00DD7745" w:rsidDel="00E97501" w:rsidRDefault="00DD7745" w:rsidP="00F74E52">
      <w:pPr>
        <w:rPr>
          <w:del w:id="20" w:author="Farid Eliecer Ureche Lopez" w:date="2019-10-14T12:24:00Z"/>
          <w:rFonts w:ascii="Arial" w:hAnsi="Arial" w:cs="Arial"/>
          <w:b/>
          <w:lang w:val="es-CO"/>
        </w:rPr>
      </w:pPr>
      <w:del w:id="21" w:author="Farid Eliecer Ureche Lopez" w:date="2019-10-14T12:24:00Z">
        <w:r w:rsidDel="00E97501">
          <w:rPr>
            <w:rFonts w:ascii="Arial" w:hAnsi="Arial" w:cs="Arial"/>
            <w:b/>
            <w:lang w:val="es-CO"/>
          </w:rPr>
          <w:delText xml:space="preserve">DOCUMENTO </w:delText>
        </w:r>
        <w:r w:rsidR="00F74E52" w:rsidRPr="00CB2AA7" w:rsidDel="00E97501">
          <w:rPr>
            <w:rFonts w:ascii="Arial" w:hAnsi="Arial" w:cs="Arial"/>
            <w:b/>
            <w:lang w:val="es-CO"/>
          </w:rPr>
          <w:delText>ARQUITECTURA DE</w:delText>
        </w:r>
        <w:r w:rsidDel="00E97501">
          <w:rPr>
            <w:rFonts w:ascii="Arial" w:hAnsi="Arial" w:cs="Arial"/>
            <w:b/>
            <w:lang w:val="es-CO"/>
          </w:rPr>
          <w:delText xml:space="preserve"> </w:delText>
        </w:r>
        <w:r w:rsidR="00F74E52" w:rsidRPr="00CB2AA7" w:rsidDel="00E97501">
          <w:rPr>
            <w:rFonts w:ascii="Arial" w:hAnsi="Arial" w:cs="Arial"/>
            <w:b/>
            <w:lang w:val="es-CO"/>
          </w:rPr>
          <w:delText>L</w:delText>
        </w:r>
        <w:r w:rsidDel="00E97501">
          <w:rPr>
            <w:rFonts w:ascii="Arial" w:hAnsi="Arial" w:cs="Arial"/>
            <w:b/>
            <w:lang w:val="es-CO"/>
          </w:rPr>
          <w:delText>A SOLUCION</w:delText>
        </w:r>
      </w:del>
    </w:p>
    <w:p w14:paraId="04AF126E" w14:textId="12A4B4B6" w:rsidR="00176659" w:rsidRDefault="00DD7745" w:rsidP="00F74E52">
      <w:pPr>
        <w:rPr>
          <w:ins w:id="22" w:author="Farid Eliecer Ureche Lopez" w:date="2019-10-14T12:15:00Z"/>
          <w:rFonts w:ascii="Arial" w:hAnsi="Arial" w:cs="Arial"/>
          <w:b/>
          <w:lang w:val="es-CO"/>
        </w:rPr>
      </w:pPr>
      <w:del w:id="23" w:author="Farid Eliecer Ureche Lopez" w:date="2019-10-14T12:24:00Z">
        <w:r w:rsidDel="00E97501">
          <w:rPr>
            <w:rFonts w:ascii="Arial" w:hAnsi="Arial" w:cs="Arial"/>
            <w:b/>
            <w:lang w:val="es-CO"/>
          </w:rPr>
          <w:tab/>
          <w:delText xml:space="preserve"> </w:delText>
        </w:r>
      </w:del>
      <w:del w:id="24" w:author="Farid Eliecer Ureche Lopez" w:date="2019-10-13T22:25:00Z">
        <w:r w:rsidDel="000770E8">
          <w:rPr>
            <w:rFonts w:ascii="Arial" w:hAnsi="Arial" w:cs="Arial"/>
            <w:b/>
            <w:lang w:val="es-CO"/>
          </w:rPr>
          <w:delText>&lt;NOMBRE DE LA SOLUCION</w:delText>
        </w:r>
        <w:r w:rsidR="00F74E52" w:rsidRPr="00CB2AA7" w:rsidDel="000770E8">
          <w:rPr>
            <w:rFonts w:ascii="Arial" w:hAnsi="Arial" w:cs="Arial"/>
            <w:b/>
            <w:lang w:val="es-CO"/>
          </w:rPr>
          <w:delText>&gt;</w:delText>
        </w:r>
      </w:del>
    </w:p>
    <w:p w14:paraId="2282911E" w14:textId="77777777" w:rsidR="00176659" w:rsidRDefault="00176659" w:rsidP="00F74E52">
      <w:pPr>
        <w:rPr>
          <w:ins w:id="25" w:author="Farid Eliecer Ureche Lopez" w:date="2019-10-14T12:15:00Z"/>
          <w:rFonts w:ascii="Arial" w:hAnsi="Arial" w:cs="Arial"/>
          <w:b/>
          <w:lang w:val="es-CO"/>
        </w:rPr>
      </w:pPr>
    </w:p>
    <w:p w14:paraId="12FB3C23" w14:textId="77777777" w:rsidR="00176659" w:rsidRDefault="00176659" w:rsidP="00F74E52">
      <w:pPr>
        <w:rPr>
          <w:ins w:id="26" w:author="Farid Eliecer Ureche Lopez" w:date="2019-10-14T12:15:00Z"/>
          <w:rFonts w:ascii="Arial" w:hAnsi="Arial" w:cs="Arial"/>
          <w:b/>
          <w:lang w:val="es-CO"/>
        </w:rPr>
      </w:pPr>
    </w:p>
    <w:p w14:paraId="4B3ECC94" w14:textId="77777777" w:rsidR="00176659" w:rsidRPr="00CB2AA7" w:rsidRDefault="00176659" w:rsidP="00176659">
      <w:pPr>
        <w:rPr>
          <w:ins w:id="27" w:author="Farid Eliecer Ureche Lopez" w:date="2019-10-14T12:15:00Z"/>
          <w:rFonts w:ascii="Arial" w:eastAsia="Arial" w:hAnsi="Arial" w:cs="Arial"/>
          <w:sz w:val="22"/>
          <w:szCs w:val="22"/>
          <w:lang w:val="es-CO"/>
        </w:rPr>
      </w:pPr>
      <w:ins w:id="28" w:author="Farid Eliecer Ureche Lopez" w:date="2019-10-14T12:15:00Z">
        <w:r w:rsidRPr="6F3B961C">
          <w:rPr>
            <w:rFonts w:ascii="Arial" w:eastAsia="Arial" w:hAnsi="Arial" w:cs="Arial"/>
            <w:sz w:val="22"/>
            <w:szCs w:val="22"/>
            <w:lang w:val="es-CO"/>
          </w:rPr>
          <w:t xml:space="preserve">Elaborado por: </w:t>
        </w:r>
      </w:ins>
    </w:p>
    <w:p w14:paraId="433B16A4" w14:textId="77777777" w:rsidR="00176659" w:rsidRPr="00CB2AA7" w:rsidRDefault="00176659" w:rsidP="00176659">
      <w:pPr>
        <w:spacing w:before="40" w:after="40"/>
        <w:rPr>
          <w:ins w:id="29" w:author="Farid Eliecer Ureche Lopez" w:date="2019-10-14T12:15:00Z"/>
          <w:rFonts w:ascii="Arial" w:eastAsia="Arial" w:hAnsi="Arial" w:cs="Arial"/>
          <w:sz w:val="22"/>
          <w:szCs w:val="22"/>
          <w:lang w:val="es-CO"/>
        </w:rPr>
      </w:pPr>
      <w:ins w:id="30" w:author="Farid Eliecer Ureche Lopez" w:date="2019-10-14T12:15:00Z">
        <w:r w:rsidRPr="6F3B961C">
          <w:rPr>
            <w:rFonts w:ascii="Arial" w:eastAsia="Arial" w:hAnsi="Arial" w:cs="Arial"/>
            <w:sz w:val="22"/>
            <w:szCs w:val="22"/>
            <w:lang w:val="es-CO"/>
          </w:rPr>
          <w:t>Farid Eliecer Ureche López</w:t>
        </w:r>
      </w:ins>
    </w:p>
    <w:p w14:paraId="4CE0795A" w14:textId="77777777" w:rsidR="00176659" w:rsidRPr="00CB2AA7" w:rsidRDefault="00176659" w:rsidP="00176659">
      <w:pPr>
        <w:spacing w:before="40" w:after="40"/>
        <w:rPr>
          <w:ins w:id="31" w:author="Farid Eliecer Ureche Lopez" w:date="2019-10-14T12:15:00Z"/>
          <w:rFonts w:ascii="Arial" w:eastAsia="Arial" w:hAnsi="Arial" w:cs="Arial"/>
          <w:sz w:val="22"/>
          <w:szCs w:val="22"/>
          <w:lang w:val="es-CO"/>
        </w:rPr>
      </w:pPr>
      <w:ins w:id="32" w:author="Farid Eliecer Ureche Lopez" w:date="2019-10-14T12:15:00Z">
        <w:r w:rsidRPr="6F3B961C">
          <w:rPr>
            <w:rFonts w:ascii="Arial" w:eastAsia="Arial" w:hAnsi="Arial" w:cs="Arial"/>
            <w:sz w:val="22"/>
            <w:szCs w:val="22"/>
            <w:lang w:val="es-CO"/>
          </w:rPr>
          <w:t>Manuel Alejando Alcalá Bustos</w:t>
        </w:r>
      </w:ins>
    </w:p>
    <w:p w14:paraId="294FA205" w14:textId="7C1028D4" w:rsidR="00176659" w:rsidRPr="00CB2AA7" w:rsidRDefault="00176659" w:rsidP="00F74E52">
      <w:pPr>
        <w:rPr>
          <w:rFonts w:ascii="Arial" w:hAnsi="Arial" w:cs="Arial"/>
          <w:b/>
          <w:lang w:val="es-CO"/>
        </w:rPr>
        <w:sectPr w:rsidR="00176659" w:rsidRPr="00CB2AA7">
          <w:headerReference w:type="default" r:id="rId13"/>
          <w:pgSz w:w="12240" w:h="15840" w:code="1"/>
          <w:pgMar w:top="1440" w:right="1440" w:bottom="1440" w:left="1440" w:header="720" w:footer="720" w:gutter="0"/>
          <w:cols w:space="720"/>
        </w:sect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1417"/>
        <w:gridCol w:w="6379"/>
      </w:tblGrid>
      <w:tr w:rsidR="00343DA6" w:rsidRPr="00CB2AA7" w14:paraId="536C0896" w14:textId="77777777" w:rsidTr="00FA2AA5">
        <w:trPr>
          <w:trHeight w:val="322"/>
        </w:trPr>
        <w:tc>
          <w:tcPr>
            <w:tcW w:w="1560" w:type="dxa"/>
            <w:shd w:val="pct10" w:color="000000" w:fill="FFFFFF"/>
            <w:vAlign w:val="center"/>
          </w:tcPr>
          <w:p w14:paraId="745F5C4E" w14:textId="77777777" w:rsidR="00343DA6" w:rsidRPr="00CB2AA7" w:rsidRDefault="002A2128" w:rsidP="00FA2AA5">
            <w:pPr>
              <w:jc w:val="center"/>
              <w:rPr>
                <w:rFonts w:ascii="Arial" w:hAnsi="Arial" w:cs="Arial"/>
                <w:b/>
                <w:bCs/>
                <w:lang w:val="es-CO"/>
              </w:rPr>
            </w:pPr>
            <w:r>
              <w:rPr>
                <w:rFonts w:ascii="Arial" w:hAnsi="Arial" w:cs="Arial"/>
                <w:b/>
                <w:bCs/>
                <w:lang w:val="es-CO"/>
              </w:rPr>
              <w:lastRenderedPageBreak/>
              <w:t>Versión</w:t>
            </w:r>
          </w:p>
        </w:tc>
        <w:tc>
          <w:tcPr>
            <w:tcW w:w="1417" w:type="dxa"/>
            <w:shd w:val="pct10" w:color="000000" w:fill="FFFFFF"/>
            <w:vAlign w:val="center"/>
          </w:tcPr>
          <w:p w14:paraId="48FF8E3E" w14:textId="77777777" w:rsidR="00343DA6" w:rsidRPr="00CB2AA7" w:rsidRDefault="00343DA6" w:rsidP="00FA2AA5">
            <w:pPr>
              <w:jc w:val="center"/>
              <w:rPr>
                <w:rFonts w:ascii="Arial" w:hAnsi="Arial" w:cs="Arial"/>
                <w:b/>
                <w:bCs/>
                <w:lang w:val="es-CO"/>
              </w:rPr>
            </w:pPr>
            <w:r w:rsidRPr="00CB2AA7">
              <w:rPr>
                <w:rFonts w:ascii="Arial" w:hAnsi="Arial" w:cs="Arial"/>
                <w:b/>
                <w:bCs/>
                <w:lang w:val="es-CO"/>
              </w:rPr>
              <w:t>Fecha</w:t>
            </w:r>
          </w:p>
        </w:tc>
        <w:tc>
          <w:tcPr>
            <w:tcW w:w="6379" w:type="dxa"/>
            <w:shd w:val="pct10" w:color="000000" w:fill="FFFFFF"/>
            <w:vAlign w:val="center"/>
          </w:tcPr>
          <w:p w14:paraId="65C11EE4" w14:textId="77777777" w:rsidR="00343DA6" w:rsidRPr="00CB2AA7" w:rsidRDefault="00343DA6" w:rsidP="00FA2AA5">
            <w:pPr>
              <w:jc w:val="center"/>
              <w:rPr>
                <w:rFonts w:ascii="Arial" w:hAnsi="Arial" w:cs="Arial"/>
                <w:b/>
                <w:bCs/>
                <w:lang w:val="es-CO"/>
              </w:rPr>
            </w:pPr>
            <w:r w:rsidRPr="00CB2AA7">
              <w:rPr>
                <w:rFonts w:ascii="Arial" w:hAnsi="Arial" w:cs="Arial"/>
                <w:b/>
                <w:bCs/>
                <w:lang w:val="es-CO"/>
              </w:rPr>
              <w:t>Descripción de la modificación</w:t>
            </w:r>
          </w:p>
        </w:tc>
      </w:tr>
      <w:tr w:rsidR="00343DA6" w:rsidRPr="00CB2AA7" w14:paraId="4101652C" w14:textId="77777777" w:rsidTr="00FA2AA5">
        <w:tc>
          <w:tcPr>
            <w:tcW w:w="1560" w:type="dxa"/>
          </w:tcPr>
          <w:p w14:paraId="4B99056E" w14:textId="6F60D802" w:rsidR="00343DA6" w:rsidRPr="00CB2AA7" w:rsidDel="000770E8" w:rsidRDefault="00343DA6" w:rsidP="00FA2AA5">
            <w:pPr>
              <w:jc w:val="both"/>
              <w:rPr>
                <w:del w:id="33" w:author="Farid Eliecer Ureche Lopez" w:date="2019-10-13T22:26:00Z"/>
                <w:rFonts w:ascii="Arial" w:hAnsi="Arial" w:cs="Arial"/>
                <w:bCs/>
                <w:lang w:val="es-CO"/>
              </w:rPr>
            </w:pPr>
          </w:p>
          <w:p w14:paraId="1299C43A" w14:textId="4E873969" w:rsidR="00343DA6" w:rsidRPr="00CB2AA7" w:rsidRDefault="000770E8" w:rsidP="00FA2AA5">
            <w:pPr>
              <w:jc w:val="both"/>
              <w:rPr>
                <w:rFonts w:ascii="Arial" w:hAnsi="Arial" w:cs="Arial"/>
                <w:bCs/>
                <w:lang w:val="es-CO"/>
              </w:rPr>
            </w:pPr>
            <w:ins w:id="34" w:author="Farid Eliecer Ureche Lopez" w:date="2019-10-13T22:26:00Z">
              <w:r>
                <w:rPr>
                  <w:rFonts w:ascii="Arial" w:hAnsi="Arial" w:cs="Arial"/>
                  <w:bCs/>
                  <w:lang w:val="es-CO"/>
                </w:rPr>
                <w:t>0.1</w:t>
              </w:r>
            </w:ins>
          </w:p>
        </w:tc>
        <w:tc>
          <w:tcPr>
            <w:tcW w:w="1417" w:type="dxa"/>
          </w:tcPr>
          <w:p w14:paraId="4DDBEF00" w14:textId="19D2ACB5" w:rsidR="00343DA6" w:rsidRPr="00CB2AA7" w:rsidRDefault="000770E8" w:rsidP="00FA2AA5">
            <w:pPr>
              <w:jc w:val="both"/>
              <w:rPr>
                <w:rFonts w:ascii="Arial" w:hAnsi="Arial" w:cs="Arial"/>
                <w:bCs/>
                <w:lang w:val="es-CO"/>
              </w:rPr>
            </w:pPr>
            <w:ins w:id="35" w:author="Farid Eliecer Ureche Lopez" w:date="2019-10-13T22:26:00Z">
              <w:del w:id="36" w:author="faridureche@faridureche.onmicrosoft.com" w:date="2019-11-16T15:09:00Z">
                <w:r w:rsidDel="00245661">
                  <w:rPr>
                    <w:rFonts w:ascii="Arial" w:hAnsi="Arial" w:cs="Arial"/>
                    <w:bCs/>
                    <w:lang w:val="es-CO"/>
                  </w:rPr>
                  <w:delText>1</w:delText>
                </w:r>
              </w:del>
            </w:ins>
            <w:ins w:id="37" w:author="faridureche@faridureche.onmicrosoft.com" w:date="2019-11-16T15:09:00Z">
              <w:r w:rsidR="00245661">
                <w:rPr>
                  <w:rFonts w:ascii="Arial" w:hAnsi="Arial" w:cs="Arial"/>
                  <w:bCs/>
                  <w:lang w:val="es-CO"/>
                </w:rPr>
                <w:t>6</w:t>
              </w:r>
            </w:ins>
            <w:ins w:id="38" w:author="Farid Eliecer Ureche Lopez" w:date="2019-10-13T22:26:00Z">
              <w:del w:id="39" w:author="faridureche@faridureche.onmicrosoft.com" w:date="2019-11-16T15:09:00Z">
                <w:r w:rsidDel="00245661">
                  <w:rPr>
                    <w:rFonts w:ascii="Arial" w:hAnsi="Arial" w:cs="Arial"/>
                    <w:bCs/>
                    <w:lang w:val="es-CO"/>
                  </w:rPr>
                  <w:delText>3</w:delText>
                </w:r>
              </w:del>
              <w:r>
                <w:rPr>
                  <w:rFonts w:ascii="Arial" w:hAnsi="Arial" w:cs="Arial"/>
                  <w:bCs/>
                  <w:lang w:val="es-CO"/>
                </w:rPr>
                <w:t>/1</w:t>
              </w:r>
              <w:del w:id="40" w:author="faridureche@faridureche.onmicrosoft.com" w:date="2019-11-16T15:09:00Z">
                <w:r w:rsidDel="00245661">
                  <w:rPr>
                    <w:rFonts w:ascii="Arial" w:hAnsi="Arial" w:cs="Arial"/>
                    <w:bCs/>
                    <w:lang w:val="es-CO"/>
                  </w:rPr>
                  <w:delText>0</w:delText>
                </w:r>
              </w:del>
            </w:ins>
            <w:ins w:id="41" w:author="faridureche@faridureche.onmicrosoft.com" w:date="2019-11-16T15:09:00Z">
              <w:r w:rsidR="00245661">
                <w:rPr>
                  <w:rFonts w:ascii="Arial" w:hAnsi="Arial" w:cs="Arial"/>
                  <w:bCs/>
                  <w:lang w:val="es-CO"/>
                </w:rPr>
                <w:t>1</w:t>
              </w:r>
            </w:ins>
            <w:ins w:id="42" w:author="Farid Eliecer Ureche Lopez" w:date="2019-10-13T22:26:00Z">
              <w:r>
                <w:rPr>
                  <w:rFonts w:ascii="Arial" w:hAnsi="Arial" w:cs="Arial"/>
                  <w:bCs/>
                  <w:lang w:val="es-CO"/>
                </w:rPr>
                <w:t>/2019</w:t>
              </w:r>
            </w:ins>
          </w:p>
        </w:tc>
        <w:tc>
          <w:tcPr>
            <w:tcW w:w="6379" w:type="dxa"/>
          </w:tcPr>
          <w:p w14:paraId="3461D779" w14:textId="653BB1D5" w:rsidR="00343DA6" w:rsidRPr="00CB2AA7" w:rsidRDefault="000770E8" w:rsidP="00FA2AA5">
            <w:pPr>
              <w:jc w:val="both"/>
              <w:rPr>
                <w:rFonts w:ascii="Arial" w:hAnsi="Arial" w:cs="Arial"/>
                <w:bCs/>
                <w:lang w:val="es-CO"/>
              </w:rPr>
            </w:pPr>
            <w:ins w:id="43" w:author="Farid Eliecer Ureche Lopez" w:date="2019-10-13T22:26:00Z">
              <w:r>
                <w:rPr>
                  <w:rFonts w:ascii="Arial" w:hAnsi="Arial" w:cs="Arial"/>
                  <w:bCs/>
                  <w:lang w:val="es-CO"/>
                </w:rPr>
                <w:t>Descripción Inicial</w:t>
              </w:r>
            </w:ins>
          </w:p>
        </w:tc>
      </w:tr>
    </w:tbl>
    <w:p w14:paraId="3CF2D8B6" w14:textId="77777777" w:rsidR="00343DA6" w:rsidRPr="00CB2AA7" w:rsidRDefault="00343DA6" w:rsidP="00343DA6">
      <w:pPr>
        <w:rPr>
          <w:rFonts w:ascii="Arial" w:hAnsi="Arial" w:cs="Arial"/>
          <w:lang w:val="es-CO"/>
        </w:rPr>
      </w:pPr>
    </w:p>
    <w:p w14:paraId="0FB78278" w14:textId="77777777" w:rsidR="00343DA6" w:rsidRPr="00CB2AA7" w:rsidRDefault="00343DA6" w:rsidP="00343DA6">
      <w:pPr>
        <w:rPr>
          <w:rFonts w:ascii="Arial" w:hAnsi="Arial" w:cs="Arial"/>
          <w:lang w:val="es-CO"/>
        </w:rPr>
      </w:pPr>
    </w:p>
    <w:p w14:paraId="1FC39945" w14:textId="77777777" w:rsidR="002A2128" w:rsidRDefault="002A2128" w:rsidP="00343DA6">
      <w:pPr>
        <w:pStyle w:val="Ttulo"/>
        <w:rPr>
          <w:rFonts w:cs="Arial"/>
          <w:sz w:val="20"/>
          <w:lang w:val="es-CO"/>
        </w:rPr>
      </w:pPr>
    </w:p>
    <w:p w14:paraId="0562CB0E" w14:textId="77777777" w:rsidR="002A2128" w:rsidRDefault="002A2128" w:rsidP="00343DA6">
      <w:pPr>
        <w:pStyle w:val="Ttulo"/>
        <w:rPr>
          <w:rFonts w:cs="Arial"/>
          <w:sz w:val="20"/>
          <w:lang w:val="es-CO"/>
        </w:rPr>
      </w:pPr>
    </w:p>
    <w:p w14:paraId="34CE0A41" w14:textId="77777777" w:rsidR="002A2128" w:rsidRDefault="002A2128" w:rsidP="00343DA6">
      <w:pPr>
        <w:pStyle w:val="Ttulo"/>
        <w:rPr>
          <w:rFonts w:cs="Arial"/>
          <w:sz w:val="20"/>
          <w:lang w:val="es-CO"/>
        </w:rPr>
      </w:pPr>
    </w:p>
    <w:p w14:paraId="62EBF3C5" w14:textId="77777777" w:rsidR="002A2128" w:rsidRDefault="002A2128" w:rsidP="00343DA6">
      <w:pPr>
        <w:pStyle w:val="Ttulo"/>
        <w:rPr>
          <w:rFonts w:cs="Arial"/>
          <w:sz w:val="20"/>
          <w:lang w:val="es-CO"/>
        </w:rPr>
      </w:pPr>
    </w:p>
    <w:p w14:paraId="6D98A12B" w14:textId="77777777" w:rsidR="002A2128" w:rsidRDefault="002A2128" w:rsidP="00343DA6">
      <w:pPr>
        <w:pStyle w:val="Ttulo"/>
        <w:rPr>
          <w:rFonts w:cs="Arial"/>
          <w:sz w:val="20"/>
          <w:lang w:val="es-CO"/>
        </w:rPr>
      </w:pPr>
    </w:p>
    <w:p w14:paraId="2946DB82" w14:textId="77777777" w:rsidR="002A2128" w:rsidRDefault="002A2128" w:rsidP="00343DA6">
      <w:pPr>
        <w:pStyle w:val="Ttulo"/>
        <w:rPr>
          <w:rFonts w:cs="Arial"/>
          <w:sz w:val="20"/>
          <w:lang w:val="es-CO"/>
        </w:rPr>
      </w:pPr>
    </w:p>
    <w:p w14:paraId="5997CC1D" w14:textId="77777777" w:rsidR="002A2128" w:rsidRDefault="002A2128" w:rsidP="00343DA6">
      <w:pPr>
        <w:pStyle w:val="Ttulo"/>
        <w:rPr>
          <w:rFonts w:cs="Arial"/>
          <w:sz w:val="20"/>
          <w:lang w:val="es-CO"/>
        </w:rPr>
      </w:pPr>
    </w:p>
    <w:p w14:paraId="110FFD37" w14:textId="77777777" w:rsidR="002A2128" w:rsidRDefault="002A2128" w:rsidP="00343DA6">
      <w:pPr>
        <w:pStyle w:val="Ttulo"/>
        <w:rPr>
          <w:rFonts w:cs="Arial"/>
          <w:sz w:val="20"/>
          <w:lang w:val="es-CO"/>
        </w:rPr>
      </w:pPr>
    </w:p>
    <w:p w14:paraId="6B699379" w14:textId="77777777" w:rsidR="002A2128" w:rsidRDefault="002A2128" w:rsidP="00343DA6">
      <w:pPr>
        <w:pStyle w:val="Ttulo"/>
        <w:rPr>
          <w:rFonts w:cs="Arial"/>
          <w:sz w:val="20"/>
          <w:lang w:val="es-CO"/>
        </w:rPr>
      </w:pPr>
    </w:p>
    <w:p w14:paraId="3FE9F23F" w14:textId="77777777" w:rsidR="002A2128" w:rsidRDefault="002A2128" w:rsidP="00343DA6">
      <w:pPr>
        <w:pStyle w:val="Ttulo"/>
        <w:rPr>
          <w:rFonts w:cs="Arial"/>
          <w:sz w:val="20"/>
          <w:lang w:val="es-CO"/>
        </w:rPr>
      </w:pPr>
    </w:p>
    <w:p w14:paraId="1F72F646" w14:textId="77777777" w:rsidR="002A2128" w:rsidRDefault="002A2128" w:rsidP="00343DA6">
      <w:pPr>
        <w:pStyle w:val="Ttulo"/>
        <w:rPr>
          <w:rFonts w:cs="Arial"/>
          <w:sz w:val="20"/>
          <w:lang w:val="es-CO"/>
        </w:rPr>
      </w:pPr>
    </w:p>
    <w:p w14:paraId="08CE6F91" w14:textId="77777777" w:rsidR="002A2128" w:rsidRDefault="002A2128" w:rsidP="00343DA6">
      <w:pPr>
        <w:pStyle w:val="Ttulo"/>
        <w:rPr>
          <w:rFonts w:cs="Arial"/>
          <w:sz w:val="20"/>
          <w:lang w:val="es-CO"/>
        </w:rPr>
      </w:pPr>
    </w:p>
    <w:p w14:paraId="61CDCEAD" w14:textId="77777777" w:rsidR="002A2128" w:rsidRDefault="002A2128" w:rsidP="00343DA6">
      <w:pPr>
        <w:pStyle w:val="Ttulo"/>
        <w:rPr>
          <w:rFonts w:cs="Arial"/>
          <w:sz w:val="20"/>
          <w:lang w:val="es-CO"/>
        </w:rPr>
      </w:pPr>
    </w:p>
    <w:p w14:paraId="6BB9E253" w14:textId="77777777" w:rsidR="002A2128" w:rsidRDefault="002A2128" w:rsidP="00343DA6">
      <w:pPr>
        <w:pStyle w:val="Ttulo"/>
        <w:rPr>
          <w:rFonts w:cs="Arial"/>
          <w:sz w:val="20"/>
          <w:lang w:val="es-CO"/>
        </w:rPr>
      </w:pPr>
    </w:p>
    <w:p w14:paraId="23DE523C" w14:textId="77777777" w:rsidR="002A2128" w:rsidRDefault="002A2128" w:rsidP="00343DA6">
      <w:pPr>
        <w:pStyle w:val="Ttulo"/>
        <w:rPr>
          <w:rFonts w:cs="Arial"/>
          <w:sz w:val="20"/>
          <w:lang w:val="es-CO"/>
        </w:rPr>
      </w:pPr>
    </w:p>
    <w:p w14:paraId="52E56223" w14:textId="77777777" w:rsidR="002A2128" w:rsidRDefault="002A2128" w:rsidP="00343DA6">
      <w:pPr>
        <w:pStyle w:val="Ttulo"/>
        <w:rPr>
          <w:rFonts w:cs="Arial"/>
          <w:sz w:val="20"/>
          <w:lang w:val="es-CO"/>
        </w:rPr>
      </w:pPr>
    </w:p>
    <w:p w14:paraId="07547A01" w14:textId="77777777" w:rsidR="002A2128" w:rsidRDefault="002A2128" w:rsidP="00343DA6">
      <w:pPr>
        <w:pStyle w:val="Ttulo"/>
        <w:rPr>
          <w:rFonts w:cs="Arial"/>
          <w:sz w:val="20"/>
          <w:lang w:val="es-CO"/>
        </w:rPr>
      </w:pPr>
    </w:p>
    <w:p w14:paraId="5043CB0F" w14:textId="77777777" w:rsidR="002A2128" w:rsidRDefault="002A2128" w:rsidP="00343DA6">
      <w:pPr>
        <w:pStyle w:val="Ttulo"/>
        <w:rPr>
          <w:rFonts w:cs="Arial"/>
          <w:sz w:val="20"/>
          <w:lang w:val="es-CO"/>
        </w:rPr>
      </w:pPr>
    </w:p>
    <w:p w14:paraId="07459315" w14:textId="77777777" w:rsidR="002A2128" w:rsidRDefault="002A2128" w:rsidP="00343DA6">
      <w:pPr>
        <w:pStyle w:val="Ttulo"/>
        <w:rPr>
          <w:rFonts w:cs="Arial"/>
          <w:sz w:val="20"/>
          <w:lang w:val="es-CO"/>
        </w:rPr>
      </w:pPr>
    </w:p>
    <w:p w14:paraId="6537F28F" w14:textId="77777777" w:rsidR="002A2128" w:rsidRDefault="002A2128" w:rsidP="00343DA6">
      <w:pPr>
        <w:pStyle w:val="Ttulo"/>
        <w:rPr>
          <w:rFonts w:cs="Arial"/>
          <w:sz w:val="20"/>
          <w:lang w:val="es-CO"/>
        </w:rPr>
      </w:pPr>
    </w:p>
    <w:p w14:paraId="6DFB9E20" w14:textId="77777777" w:rsidR="002A2128" w:rsidRDefault="002A2128" w:rsidP="00343DA6">
      <w:pPr>
        <w:pStyle w:val="Ttulo"/>
        <w:rPr>
          <w:rFonts w:cs="Arial"/>
          <w:sz w:val="20"/>
          <w:lang w:val="es-CO"/>
        </w:rPr>
      </w:pPr>
    </w:p>
    <w:p w14:paraId="70DF9E56" w14:textId="77777777" w:rsidR="002A2128" w:rsidRDefault="002A2128" w:rsidP="00343DA6">
      <w:pPr>
        <w:pStyle w:val="Ttulo"/>
        <w:rPr>
          <w:rFonts w:cs="Arial"/>
          <w:sz w:val="20"/>
          <w:lang w:val="es-CO"/>
        </w:rPr>
      </w:pPr>
    </w:p>
    <w:p w14:paraId="44E871BC" w14:textId="77777777" w:rsidR="002A2128" w:rsidRDefault="002A2128" w:rsidP="00343DA6">
      <w:pPr>
        <w:pStyle w:val="Ttulo"/>
        <w:rPr>
          <w:rFonts w:cs="Arial"/>
          <w:sz w:val="20"/>
          <w:lang w:val="es-CO"/>
        </w:rPr>
      </w:pPr>
    </w:p>
    <w:p w14:paraId="144A5D23" w14:textId="77777777" w:rsidR="002A2128" w:rsidRDefault="002A2128" w:rsidP="00343DA6">
      <w:pPr>
        <w:pStyle w:val="Ttulo"/>
        <w:rPr>
          <w:rFonts w:cs="Arial"/>
          <w:sz w:val="20"/>
          <w:lang w:val="es-CO"/>
        </w:rPr>
      </w:pPr>
    </w:p>
    <w:p w14:paraId="738610EB" w14:textId="77777777" w:rsidR="002A2128" w:rsidRDefault="002A2128" w:rsidP="00343DA6">
      <w:pPr>
        <w:pStyle w:val="Ttulo"/>
        <w:rPr>
          <w:rFonts w:cs="Arial"/>
          <w:sz w:val="20"/>
          <w:lang w:val="es-CO"/>
        </w:rPr>
      </w:pPr>
    </w:p>
    <w:p w14:paraId="637805D2" w14:textId="77777777" w:rsidR="002A2128" w:rsidRDefault="002A2128" w:rsidP="00343DA6">
      <w:pPr>
        <w:pStyle w:val="Ttulo"/>
        <w:rPr>
          <w:rFonts w:cs="Arial"/>
          <w:sz w:val="20"/>
          <w:lang w:val="es-CO"/>
        </w:rPr>
      </w:pPr>
    </w:p>
    <w:p w14:paraId="463F29E8" w14:textId="77777777" w:rsidR="002A2128" w:rsidRDefault="002A2128" w:rsidP="00343DA6">
      <w:pPr>
        <w:pStyle w:val="Ttulo"/>
        <w:rPr>
          <w:rFonts w:cs="Arial"/>
          <w:sz w:val="20"/>
          <w:lang w:val="es-CO"/>
        </w:rPr>
      </w:pPr>
    </w:p>
    <w:p w14:paraId="3B7B4B86" w14:textId="77777777" w:rsidR="002A2128" w:rsidRDefault="002A2128" w:rsidP="00343DA6">
      <w:pPr>
        <w:pStyle w:val="Ttulo"/>
        <w:rPr>
          <w:rFonts w:cs="Arial"/>
          <w:sz w:val="20"/>
          <w:lang w:val="es-CO"/>
        </w:rPr>
      </w:pPr>
    </w:p>
    <w:p w14:paraId="3A0FF5F2" w14:textId="77777777" w:rsidR="002A2128" w:rsidRDefault="002A2128" w:rsidP="00343DA6">
      <w:pPr>
        <w:pStyle w:val="Ttulo"/>
        <w:rPr>
          <w:rFonts w:cs="Arial"/>
          <w:sz w:val="20"/>
          <w:lang w:val="es-CO"/>
        </w:rPr>
      </w:pPr>
    </w:p>
    <w:p w14:paraId="5630AD66" w14:textId="77777777" w:rsidR="002A2128" w:rsidRDefault="002A2128" w:rsidP="00343DA6">
      <w:pPr>
        <w:pStyle w:val="Ttulo"/>
        <w:rPr>
          <w:rFonts w:cs="Arial"/>
          <w:sz w:val="20"/>
          <w:lang w:val="es-CO"/>
        </w:rPr>
      </w:pPr>
    </w:p>
    <w:p w14:paraId="61829076" w14:textId="77777777" w:rsidR="002A2128" w:rsidRDefault="002A2128" w:rsidP="00343DA6">
      <w:pPr>
        <w:pStyle w:val="Ttulo"/>
        <w:rPr>
          <w:rFonts w:cs="Arial"/>
          <w:sz w:val="20"/>
          <w:lang w:val="es-CO"/>
        </w:rPr>
      </w:pPr>
    </w:p>
    <w:p w14:paraId="2BA226A1" w14:textId="77777777" w:rsidR="002A2128" w:rsidRDefault="002A2128" w:rsidP="00343DA6">
      <w:pPr>
        <w:pStyle w:val="Ttulo"/>
        <w:rPr>
          <w:rFonts w:cs="Arial"/>
          <w:sz w:val="20"/>
          <w:lang w:val="es-CO"/>
        </w:rPr>
      </w:pPr>
    </w:p>
    <w:p w14:paraId="17AD93B2" w14:textId="77777777" w:rsidR="002A2128" w:rsidRDefault="002A2128" w:rsidP="00343DA6">
      <w:pPr>
        <w:pStyle w:val="Ttulo"/>
        <w:rPr>
          <w:rFonts w:cs="Arial"/>
          <w:sz w:val="20"/>
          <w:lang w:val="es-CO"/>
        </w:rPr>
      </w:pPr>
    </w:p>
    <w:p w14:paraId="0DE4B5B7" w14:textId="77777777" w:rsidR="002A2128" w:rsidRDefault="002A2128" w:rsidP="00343DA6">
      <w:pPr>
        <w:pStyle w:val="Ttulo"/>
        <w:rPr>
          <w:rFonts w:cs="Arial"/>
          <w:sz w:val="20"/>
          <w:lang w:val="es-CO"/>
        </w:rPr>
      </w:pPr>
    </w:p>
    <w:p w14:paraId="66204FF1" w14:textId="77777777" w:rsidR="002A2128" w:rsidRDefault="002A2128" w:rsidP="00343DA6">
      <w:pPr>
        <w:pStyle w:val="Ttulo"/>
        <w:rPr>
          <w:rFonts w:cs="Arial"/>
          <w:sz w:val="20"/>
          <w:lang w:val="es-CO"/>
        </w:rPr>
      </w:pPr>
    </w:p>
    <w:p w14:paraId="2DBF0D7D" w14:textId="77777777" w:rsidR="002A2128" w:rsidRDefault="002A2128" w:rsidP="00343DA6">
      <w:pPr>
        <w:pStyle w:val="Ttulo"/>
        <w:rPr>
          <w:rFonts w:cs="Arial"/>
          <w:sz w:val="20"/>
          <w:lang w:val="es-CO"/>
        </w:rPr>
      </w:pPr>
    </w:p>
    <w:p w14:paraId="6B62F1B3" w14:textId="77777777" w:rsidR="002A2128" w:rsidRDefault="002A2128" w:rsidP="00343DA6">
      <w:pPr>
        <w:pStyle w:val="Ttulo"/>
        <w:rPr>
          <w:rFonts w:cs="Arial"/>
          <w:sz w:val="20"/>
          <w:lang w:val="es-CO"/>
        </w:rPr>
      </w:pPr>
    </w:p>
    <w:p w14:paraId="02F2C34E" w14:textId="77777777" w:rsidR="002A2128" w:rsidRDefault="002A2128" w:rsidP="482A6AF2">
      <w:pPr>
        <w:pStyle w:val="Ttulo"/>
        <w:jc w:val="both"/>
        <w:rPr>
          <w:rFonts w:cs="Arial"/>
          <w:sz w:val="20"/>
          <w:lang w:val="es-CO"/>
        </w:rPr>
      </w:pPr>
    </w:p>
    <w:p w14:paraId="680A4E5D" w14:textId="77777777" w:rsidR="002A2128" w:rsidRDefault="002A2128" w:rsidP="00343DA6">
      <w:pPr>
        <w:pStyle w:val="Ttulo"/>
        <w:rPr>
          <w:rFonts w:cs="Arial"/>
          <w:sz w:val="20"/>
          <w:lang w:val="es-CO"/>
        </w:rPr>
      </w:pPr>
    </w:p>
    <w:p w14:paraId="19219836" w14:textId="77777777" w:rsidR="002A2128" w:rsidRDefault="002A2128" w:rsidP="00343DA6">
      <w:pPr>
        <w:pStyle w:val="Ttulo"/>
        <w:rPr>
          <w:rFonts w:cs="Arial"/>
          <w:sz w:val="20"/>
          <w:lang w:val="es-CO"/>
        </w:rPr>
      </w:pPr>
    </w:p>
    <w:p w14:paraId="296FEF7D" w14:textId="77777777" w:rsidR="002A2128" w:rsidRDefault="002A2128" w:rsidP="00343DA6">
      <w:pPr>
        <w:pStyle w:val="Ttulo"/>
        <w:rPr>
          <w:rFonts w:cs="Arial"/>
          <w:sz w:val="20"/>
          <w:lang w:val="es-CO"/>
        </w:rPr>
      </w:pPr>
    </w:p>
    <w:p w14:paraId="7194DBDC" w14:textId="77777777" w:rsidR="002A2128" w:rsidRDefault="002A2128" w:rsidP="00343DA6">
      <w:pPr>
        <w:pStyle w:val="Ttulo"/>
        <w:rPr>
          <w:rFonts w:cs="Arial"/>
          <w:sz w:val="20"/>
          <w:lang w:val="es-CO"/>
        </w:rPr>
      </w:pPr>
    </w:p>
    <w:p w14:paraId="769D0D3C" w14:textId="77777777" w:rsidR="002A2128" w:rsidRDefault="002A2128" w:rsidP="00343DA6">
      <w:pPr>
        <w:pStyle w:val="Ttulo"/>
        <w:rPr>
          <w:rFonts w:cs="Arial"/>
          <w:sz w:val="20"/>
          <w:lang w:val="es-CO"/>
        </w:rPr>
      </w:pPr>
    </w:p>
    <w:p w14:paraId="54CD245A" w14:textId="714BAFDF" w:rsidR="002A2128" w:rsidRDefault="002A2128" w:rsidP="00343DA6">
      <w:pPr>
        <w:pStyle w:val="Ttulo"/>
        <w:rPr>
          <w:ins w:id="44" w:author="Farid Eliecer Ureche Lopez" w:date="2019-10-13T22:26:00Z"/>
          <w:rFonts w:cs="Arial"/>
          <w:sz w:val="20"/>
          <w:lang w:val="es-CO"/>
        </w:rPr>
      </w:pPr>
    </w:p>
    <w:p w14:paraId="7FA6F49F" w14:textId="77777777" w:rsidR="000770E8" w:rsidRPr="000770E8" w:rsidRDefault="000770E8">
      <w:pPr>
        <w:rPr>
          <w:lang w:val="es-CO"/>
          <w:rPrChange w:id="45" w:author="Farid Eliecer Ureche Lopez" w:date="2019-10-13T22:26:00Z">
            <w:rPr>
              <w:rFonts w:cs="Arial"/>
              <w:sz w:val="20"/>
              <w:lang w:val="es-CO"/>
            </w:rPr>
          </w:rPrChange>
        </w:rPr>
        <w:pPrChange w:id="46" w:author="Farid Eliecer Ureche Lopez" w:date="2019-10-13T22:26:00Z">
          <w:pPr>
            <w:pStyle w:val="Ttulo"/>
          </w:pPr>
        </w:pPrChange>
      </w:pPr>
    </w:p>
    <w:p w14:paraId="1231BE67" w14:textId="77777777" w:rsidR="002A2128" w:rsidRDefault="002A2128" w:rsidP="00343DA6">
      <w:pPr>
        <w:pStyle w:val="Ttulo"/>
        <w:rPr>
          <w:rFonts w:cs="Arial"/>
          <w:sz w:val="20"/>
          <w:lang w:val="es-CO"/>
        </w:rPr>
      </w:pPr>
    </w:p>
    <w:p w14:paraId="36FEB5B0" w14:textId="77777777" w:rsidR="002A2128" w:rsidRDefault="002A2128" w:rsidP="00343DA6">
      <w:pPr>
        <w:pStyle w:val="Ttulo"/>
        <w:rPr>
          <w:rFonts w:cs="Arial"/>
          <w:sz w:val="20"/>
          <w:lang w:val="es-CO"/>
        </w:rPr>
      </w:pPr>
    </w:p>
    <w:p w14:paraId="30D7AA69" w14:textId="77777777" w:rsidR="002A2128" w:rsidRDefault="002A2128" w:rsidP="00343DA6">
      <w:pPr>
        <w:pStyle w:val="Ttulo"/>
        <w:rPr>
          <w:rFonts w:cs="Arial"/>
          <w:sz w:val="20"/>
          <w:lang w:val="es-CO"/>
        </w:rPr>
      </w:pPr>
    </w:p>
    <w:p w14:paraId="7196D064" w14:textId="77777777" w:rsidR="002A2128" w:rsidRDefault="002A2128" w:rsidP="00343DA6">
      <w:pPr>
        <w:pStyle w:val="Ttulo"/>
        <w:rPr>
          <w:rFonts w:cs="Arial"/>
          <w:sz w:val="20"/>
          <w:lang w:val="es-CO"/>
        </w:rPr>
      </w:pPr>
    </w:p>
    <w:p w14:paraId="34FF1C98" w14:textId="77777777" w:rsidR="002A2128" w:rsidRDefault="002A2128" w:rsidP="00343DA6">
      <w:pPr>
        <w:pStyle w:val="Ttulo"/>
        <w:rPr>
          <w:rFonts w:cs="Arial"/>
          <w:sz w:val="20"/>
          <w:lang w:val="es-CO"/>
        </w:rPr>
      </w:pPr>
    </w:p>
    <w:p w14:paraId="6D072C0D" w14:textId="77777777" w:rsidR="002A2128" w:rsidRDefault="002A2128" w:rsidP="00343DA6">
      <w:pPr>
        <w:pStyle w:val="Ttulo"/>
        <w:rPr>
          <w:rFonts w:cs="Arial"/>
          <w:sz w:val="20"/>
          <w:lang w:val="es-CO"/>
        </w:rPr>
      </w:pPr>
    </w:p>
    <w:p w14:paraId="35B6129E" w14:textId="7539AE47" w:rsidR="005E5AE2" w:rsidRDefault="00EA5FD6">
      <w:pPr>
        <w:pStyle w:val="TDC1"/>
        <w:tabs>
          <w:tab w:val="left" w:pos="432"/>
        </w:tabs>
        <w:rPr>
          <w:ins w:id="47" w:author="Farid Eliecer Ureche Lopez" w:date="2019-10-14T18:28:00Z"/>
          <w:rFonts w:asciiTheme="minorHAnsi" w:eastAsiaTheme="minorEastAsia" w:hAnsiTheme="minorHAnsi" w:cstheme="minorBidi"/>
          <w:noProof/>
          <w:sz w:val="22"/>
          <w:szCs w:val="22"/>
          <w:lang w:val="es-CO" w:eastAsia="es-CO"/>
        </w:rPr>
      </w:pPr>
      <w:r w:rsidRPr="00CB2AA7">
        <w:rPr>
          <w:rFonts w:cs="Arial"/>
          <w:lang w:val="es-CO"/>
        </w:rPr>
        <w:lastRenderedPageBreak/>
        <w:t>Tabla de Contenido</w:t>
      </w:r>
      <w:r w:rsidR="003F318F" w:rsidRPr="001C1553">
        <w:rPr>
          <w:rFonts w:cs="Arial"/>
          <w:lang w:val="es-CO"/>
        </w:rPr>
        <w:fldChar w:fldCharType="begin"/>
      </w:r>
      <w:r w:rsidR="00161302" w:rsidRPr="001C1553">
        <w:rPr>
          <w:rFonts w:cs="Arial"/>
          <w:lang w:val="es-CO"/>
        </w:rPr>
        <w:instrText xml:space="preserve"> TOC \o "1-3" </w:instrText>
      </w:r>
      <w:r w:rsidR="003F318F" w:rsidRPr="001C1553">
        <w:rPr>
          <w:rFonts w:cs="Arial"/>
          <w:lang w:val="es-CO"/>
        </w:rPr>
        <w:fldChar w:fldCharType="separate"/>
      </w:r>
      <w:ins w:id="48" w:author="Farid Eliecer Ureche Lopez" w:date="2019-10-14T18:28:00Z">
        <w:r w:rsidR="005E5AE2" w:rsidRPr="00BB731E">
          <w:rPr>
            <w:noProof/>
            <w:lang w:val="es-CO"/>
          </w:rPr>
          <w:t>1.</w:t>
        </w:r>
        <w:r w:rsidR="005E5AE2">
          <w:rPr>
            <w:rFonts w:asciiTheme="minorHAnsi" w:eastAsiaTheme="minorEastAsia" w:hAnsiTheme="minorHAnsi" w:cstheme="minorBidi"/>
            <w:noProof/>
            <w:sz w:val="22"/>
            <w:szCs w:val="22"/>
            <w:lang w:val="es-CO" w:eastAsia="es-CO"/>
          </w:rPr>
          <w:tab/>
        </w:r>
        <w:r w:rsidR="005E5AE2" w:rsidRPr="00BB731E">
          <w:rPr>
            <w:noProof/>
            <w:lang w:val="es-CO"/>
          </w:rPr>
          <w:t>Introducción</w:t>
        </w:r>
        <w:r w:rsidR="005E5AE2">
          <w:rPr>
            <w:noProof/>
          </w:rPr>
          <w:tab/>
        </w:r>
        <w:r w:rsidR="005E5AE2">
          <w:rPr>
            <w:noProof/>
          </w:rPr>
          <w:fldChar w:fldCharType="begin"/>
        </w:r>
        <w:r w:rsidR="005E5AE2">
          <w:rPr>
            <w:noProof/>
          </w:rPr>
          <w:instrText xml:space="preserve"> PAGEREF _Toc21970146 \h </w:instrText>
        </w:r>
      </w:ins>
      <w:r w:rsidR="005E5AE2">
        <w:rPr>
          <w:noProof/>
        </w:rPr>
      </w:r>
      <w:r w:rsidR="005E5AE2">
        <w:rPr>
          <w:noProof/>
        </w:rPr>
        <w:fldChar w:fldCharType="separate"/>
      </w:r>
      <w:ins w:id="49" w:author="Farid Eliecer Ureche Lopez" w:date="2019-10-14T18:28:00Z">
        <w:r w:rsidR="005E5AE2">
          <w:rPr>
            <w:noProof/>
          </w:rPr>
          <w:t>4</w:t>
        </w:r>
        <w:r w:rsidR="005E5AE2">
          <w:rPr>
            <w:noProof/>
          </w:rPr>
          <w:fldChar w:fldCharType="end"/>
        </w:r>
      </w:ins>
    </w:p>
    <w:p w14:paraId="24F51510" w14:textId="733786DD" w:rsidR="005E5AE2" w:rsidRDefault="005E5AE2">
      <w:pPr>
        <w:pStyle w:val="TDC2"/>
        <w:tabs>
          <w:tab w:val="left" w:pos="1000"/>
        </w:tabs>
        <w:rPr>
          <w:ins w:id="50" w:author="Farid Eliecer Ureche Lopez" w:date="2019-10-14T18:28:00Z"/>
          <w:rFonts w:asciiTheme="minorHAnsi" w:eastAsiaTheme="minorEastAsia" w:hAnsiTheme="minorHAnsi" w:cstheme="minorBidi"/>
          <w:noProof/>
          <w:sz w:val="22"/>
          <w:szCs w:val="22"/>
          <w:lang w:val="es-CO" w:eastAsia="es-CO"/>
        </w:rPr>
      </w:pPr>
      <w:ins w:id="51" w:author="Farid Eliecer Ureche Lopez" w:date="2019-10-14T18:28:00Z">
        <w:r w:rsidRPr="00BB731E">
          <w:rPr>
            <w:noProof/>
            <w:lang w:val="es-CO"/>
          </w:rPr>
          <w:t>1.1</w:t>
        </w:r>
        <w:r>
          <w:rPr>
            <w:rFonts w:asciiTheme="minorHAnsi" w:eastAsiaTheme="minorEastAsia" w:hAnsiTheme="minorHAnsi" w:cstheme="minorBidi"/>
            <w:noProof/>
            <w:sz w:val="22"/>
            <w:szCs w:val="22"/>
            <w:lang w:val="es-CO" w:eastAsia="es-CO"/>
          </w:rPr>
          <w:tab/>
        </w:r>
        <w:r w:rsidRPr="00BB731E">
          <w:rPr>
            <w:noProof/>
            <w:lang w:val="es-CO"/>
          </w:rPr>
          <w:t>Objetivo</w:t>
        </w:r>
        <w:r>
          <w:rPr>
            <w:noProof/>
          </w:rPr>
          <w:tab/>
        </w:r>
        <w:r>
          <w:rPr>
            <w:noProof/>
          </w:rPr>
          <w:fldChar w:fldCharType="begin"/>
        </w:r>
        <w:r>
          <w:rPr>
            <w:noProof/>
          </w:rPr>
          <w:instrText xml:space="preserve"> PAGEREF _Toc21970147 \h </w:instrText>
        </w:r>
      </w:ins>
      <w:r>
        <w:rPr>
          <w:noProof/>
        </w:rPr>
      </w:r>
      <w:r>
        <w:rPr>
          <w:noProof/>
        </w:rPr>
        <w:fldChar w:fldCharType="separate"/>
      </w:r>
      <w:ins w:id="52" w:author="Farid Eliecer Ureche Lopez" w:date="2019-10-14T18:28:00Z">
        <w:r>
          <w:rPr>
            <w:noProof/>
          </w:rPr>
          <w:t>4</w:t>
        </w:r>
        <w:r>
          <w:rPr>
            <w:noProof/>
          </w:rPr>
          <w:fldChar w:fldCharType="end"/>
        </w:r>
      </w:ins>
    </w:p>
    <w:p w14:paraId="6935C9DF" w14:textId="6B3C0519" w:rsidR="005E5AE2" w:rsidRDefault="005E5AE2">
      <w:pPr>
        <w:pStyle w:val="TDC2"/>
        <w:tabs>
          <w:tab w:val="left" w:pos="1000"/>
        </w:tabs>
        <w:rPr>
          <w:ins w:id="53" w:author="Farid Eliecer Ureche Lopez" w:date="2019-10-14T18:28:00Z"/>
          <w:rFonts w:asciiTheme="minorHAnsi" w:eastAsiaTheme="minorEastAsia" w:hAnsiTheme="minorHAnsi" w:cstheme="minorBidi"/>
          <w:noProof/>
          <w:sz w:val="22"/>
          <w:szCs w:val="22"/>
          <w:lang w:val="es-CO" w:eastAsia="es-CO"/>
        </w:rPr>
      </w:pPr>
      <w:ins w:id="54" w:author="Farid Eliecer Ureche Lopez" w:date="2019-10-14T18:28:00Z">
        <w:r w:rsidRPr="00BB731E">
          <w:rPr>
            <w:noProof/>
            <w:lang w:val="es-CO"/>
          </w:rPr>
          <w:t>1.2</w:t>
        </w:r>
        <w:r>
          <w:rPr>
            <w:rFonts w:asciiTheme="minorHAnsi" w:eastAsiaTheme="minorEastAsia" w:hAnsiTheme="minorHAnsi" w:cstheme="minorBidi"/>
            <w:noProof/>
            <w:sz w:val="22"/>
            <w:szCs w:val="22"/>
            <w:lang w:val="es-CO" w:eastAsia="es-CO"/>
          </w:rPr>
          <w:tab/>
        </w:r>
        <w:r w:rsidRPr="00BB731E">
          <w:rPr>
            <w:noProof/>
            <w:lang w:val="es-CO"/>
          </w:rPr>
          <w:t>Definiciones, Acrónimos y Abreviaturas</w:t>
        </w:r>
        <w:r>
          <w:rPr>
            <w:noProof/>
          </w:rPr>
          <w:tab/>
        </w:r>
        <w:r>
          <w:rPr>
            <w:noProof/>
          </w:rPr>
          <w:fldChar w:fldCharType="begin"/>
        </w:r>
        <w:r>
          <w:rPr>
            <w:noProof/>
          </w:rPr>
          <w:instrText xml:space="preserve"> PAGEREF _Toc21970148 \h </w:instrText>
        </w:r>
      </w:ins>
      <w:r>
        <w:rPr>
          <w:noProof/>
        </w:rPr>
      </w:r>
      <w:r>
        <w:rPr>
          <w:noProof/>
        </w:rPr>
        <w:fldChar w:fldCharType="separate"/>
      </w:r>
      <w:ins w:id="55" w:author="Farid Eliecer Ureche Lopez" w:date="2019-10-14T18:28:00Z">
        <w:r>
          <w:rPr>
            <w:noProof/>
          </w:rPr>
          <w:t>4</w:t>
        </w:r>
        <w:r>
          <w:rPr>
            <w:noProof/>
          </w:rPr>
          <w:fldChar w:fldCharType="end"/>
        </w:r>
      </w:ins>
    </w:p>
    <w:p w14:paraId="4F8E5FA7" w14:textId="7FD91430" w:rsidR="005E5AE2" w:rsidRDefault="005E5AE2">
      <w:pPr>
        <w:pStyle w:val="TDC2"/>
        <w:tabs>
          <w:tab w:val="left" w:pos="1000"/>
        </w:tabs>
        <w:rPr>
          <w:ins w:id="56" w:author="Farid Eliecer Ureche Lopez" w:date="2019-10-14T18:28:00Z"/>
          <w:rFonts w:asciiTheme="minorHAnsi" w:eastAsiaTheme="minorEastAsia" w:hAnsiTheme="minorHAnsi" w:cstheme="minorBidi"/>
          <w:noProof/>
          <w:sz w:val="22"/>
          <w:szCs w:val="22"/>
          <w:lang w:val="es-CO" w:eastAsia="es-CO"/>
        </w:rPr>
      </w:pPr>
      <w:ins w:id="57" w:author="Farid Eliecer Ureche Lopez" w:date="2019-10-14T18:28:00Z">
        <w:r w:rsidRPr="00BB731E">
          <w:rPr>
            <w:noProof/>
            <w:lang w:val="es-CO"/>
          </w:rPr>
          <w:t>1.3</w:t>
        </w:r>
        <w:r>
          <w:rPr>
            <w:rFonts w:asciiTheme="minorHAnsi" w:eastAsiaTheme="minorEastAsia" w:hAnsiTheme="minorHAnsi" w:cstheme="minorBidi"/>
            <w:noProof/>
            <w:sz w:val="22"/>
            <w:szCs w:val="22"/>
            <w:lang w:val="es-CO" w:eastAsia="es-CO"/>
          </w:rPr>
          <w:tab/>
        </w:r>
        <w:r w:rsidRPr="00BB731E">
          <w:rPr>
            <w:noProof/>
            <w:lang w:val="es-CO"/>
          </w:rPr>
          <w:t>Referencias</w:t>
        </w:r>
        <w:r>
          <w:rPr>
            <w:noProof/>
          </w:rPr>
          <w:tab/>
        </w:r>
        <w:r>
          <w:rPr>
            <w:noProof/>
          </w:rPr>
          <w:fldChar w:fldCharType="begin"/>
        </w:r>
        <w:r>
          <w:rPr>
            <w:noProof/>
          </w:rPr>
          <w:instrText xml:space="preserve"> PAGEREF _Toc21970149 \h </w:instrText>
        </w:r>
      </w:ins>
      <w:r>
        <w:rPr>
          <w:noProof/>
        </w:rPr>
      </w:r>
      <w:r>
        <w:rPr>
          <w:noProof/>
        </w:rPr>
        <w:fldChar w:fldCharType="separate"/>
      </w:r>
      <w:ins w:id="58" w:author="Farid Eliecer Ureche Lopez" w:date="2019-10-14T18:28:00Z">
        <w:r>
          <w:rPr>
            <w:noProof/>
          </w:rPr>
          <w:t>4</w:t>
        </w:r>
        <w:r>
          <w:rPr>
            <w:noProof/>
          </w:rPr>
          <w:fldChar w:fldCharType="end"/>
        </w:r>
      </w:ins>
    </w:p>
    <w:p w14:paraId="23F87C3C" w14:textId="06834680" w:rsidR="005E5AE2" w:rsidRDefault="005E5AE2">
      <w:pPr>
        <w:pStyle w:val="TDC2"/>
        <w:tabs>
          <w:tab w:val="left" w:pos="1000"/>
        </w:tabs>
        <w:rPr>
          <w:ins w:id="59" w:author="Farid Eliecer Ureche Lopez" w:date="2019-10-14T18:28:00Z"/>
          <w:rFonts w:asciiTheme="minorHAnsi" w:eastAsiaTheme="minorEastAsia" w:hAnsiTheme="minorHAnsi" w:cstheme="minorBidi"/>
          <w:noProof/>
          <w:sz w:val="22"/>
          <w:szCs w:val="22"/>
          <w:lang w:val="es-CO" w:eastAsia="es-CO"/>
        </w:rPr>
      </w:pPr>
      <w:ins w:id="60" w:author="Farid Eliecer Ureche Lopez" w:date="2019-10-14T18:28:00Z">
        <w:r w:rsidRPr="00BB731E">
          <w:rPr>
            <w:noProof/>
            <w:lang w:val="es-CO"/>
          </w:rPr>
          <w:t>1.4</w:t>
        </w:r>
        <w:r>
          <w:rPr>
            <w:rFonts w:asciiTheme="minorHAnsi" w:eastAsiaTheme="minorEastAsia" w:hAnsiTheme="minorHAnsi" w:cstheme="minorBidi"/>
            <w:noProof/>
            <w:sz w:val="22"/>
            <w:szCs w:val="22"/>
            <w:lang w:val="es-CO" w:eastAsia="es-CO"/>
          </w:rPr>
          <w:tab/>
        </w:r>
        <w:r w:rsidRPr="00BB731E">
          <w:rPr>
            <w:noProof/>
            <w:lang w:val="es-CO"/>
          </w:rPr>
          <w:t>Alcance</w:t>
        </w:r>
        <w:r>
          <w:rPr>
            <w:noProof/>
          </w:rPr>
          <w:tab/>
        </w:r>
        <w:r>
          <w:rPr>
            <w:noProof/>
          </w:rPr>
          <w:fldChar w:fldCharType="begin"/>
        </w:r>
        <w:r>
          <w:rPr>
            <w:noProof/>
          </w:rPr>
          <w:instrText xml:space="preserve"> PAGEREF _Toc21970150 \h </w:instrText>
        </w:r>
      </w:ins>
      <w:r>
        <w:rPr>
          <w:noProof/>
        </w:rPr>
      </w:r>
      <w:r>
        <w:rPr>
          <w:noProof/>
        </w:rPr>
        <w:fldChar w:fldCharType="separate"/>
      </w:r>
      <w:ins w:id="61" w:author="Farid Eliecer Ureche Lopez" w:date="2019-10-14T18:28:00Z">
        <w:r>
          <w:rPr>
            <w:noProof/>
          </w:rPr>
          <w:t>4</w:t>
        </w:r>
        <w:r>
          <w:rPr>
            <w:noProof/>
          </w:rPr>
          <w:fldChar w:fldCharType="end"/>
        </w:r>
      </w:ins>
    </w:p>
    <w:p w14:paraId="0EC2D939" w14:textId="5D6A2DB0" w:rsidR="005E5AE2" w:rsidRDefault="005E5AE2">
      <w:pPr>
        <w:pStyle w:val="TDC1"/>
        <w:tabs>
          <w:tab w:val="left" w:pos="432"/>
        </w:tabs>
        <w:rPr>
          <w:ins w:id="62" w:author="Farid Eliecer Ureche Lopez" w:date="2019-10-14T18:28:00Z"/>
          <w:rFonts w:asciiTheme="minorHAnsi" w:eastAsiaTheme="minorEastAsia" w:hAnsiTheme="minorHAnsi" w:cstheme="minorBidi"/>
          <w:noProof/>
          <w:sz w:val="22"/>
          <w:szCs w:val="22"/>
          <w:lang w:val="es-CO" w:eastAsia="es-CO"/>
        </w:rPr>
      </w:pPr>
      <w:ins w:id="63" w:author="Farid Eliecer Ureche Lopez" w:date="2019-10-14T18:28:00Z">
        <w:r w:rsidRPr="00BB731E">
          <w:rPr>
            <w:noProof/>
            <w:lang w:val="es-CO"/>
          </w:rPr>
          <w:t>2.</w:t>
        </w:r>
        <w:r>
          <w:rPr>
            <w:rFonts w:asciiTheme="minorHAnsi" w:eastAsiaTheme="minorEastAsia" w:hAnsiTheme="minorHAnsi" w:cstheme="minorBidi"/>
            <w:noProof/>
            <w:sz w:val="22"/>
            <w:szCs w:val="22"/>
            <w:lang w:val="es-CO" w:eastAsia="es-CO"/>
          </w:rPr>
          <w:tab/>
        </w:r>
        <w:r w:rsidRPr="00BB731E">
          <w:rPr>
            <w:noProof/>
            <w:lang w:val="es-CO"/>
          </w:rPr>
          <w:t>Contexto</w:t>
        </w:r>
        <w:r>
          <w:rPr>
            <w:noProof/>
          </w:rPr>
          <w:tab/>
        </w:r>
        <w:r>
          <w:rPr>
            <w:noProof/>
          </w:rPr>
          <w:fldChar w:fldCharType="begin"/>
        </w:r>
        <w:r>
          <w:rPr>
            <w:noProof/>
          </w:rPr>
          <w:instrText xml:space="preserve"> PAGEREF _Toc21970159 \h </w:instrText>
        </w:r>
      </w:ins>
      <w:r>
        <w:rPr>
          <w:noProof/>
        </w:rPr>
      </w:r>
      <w:r>
        <w:rPr>
          <w:noProof/>
        </w:rPr>
        <w:fldChar w:fldCharType="separate"/>
      </w:r>
      <w:ins w:id="64" w:author="Farid Eliecer Ureche Lopez" w:date="2019-10-14T18:28:00Z">
        <w:r>
          <w:rPr>
            <w:noProof/>
          </w:rPr>
          <w:t>5</w:t>
        </w:r>
        <w:r>
          <w:rPr>
            <w:noProof/>
          </w:rPr>
          <w:fldChar w:fldCharType="end"/>
        </w:r>
      </w:ins>
    </w:p>
    <w:p w14:paraId="641427DC" w14:textId="64FEE4A0" w:rsidR="005E5AE2" w:rsidRDefault="005E5AE2">
      <w:pPr>
        <w:pStyle w:val="TDC2"/>
        <w:tabs>
          <w:tab w:val="left" w:pos="1000"/>
        </w:tabs>
        <w:rPr>
          <w:ins w:id="65" w:author="Farid Eliecer Ureche Lopez" w:date="2019-10-14T18:28:00Z"/>
          <w:rFonts w:asciiTheme="minorHAnsi" w:eastAsiaTheme="minorEastAsia" w:hAnsiTheme="minorHAnsi" w:cstheme="minorBidi"/>
          <w:noProof/>
          <w:sz w:val="22"/>
          <w:szCs w:val="22"/>
          <w:lang w:val="es-CO" w:eastAsia="es-CO"/>
        </w:rPr>
      </w:pPr>
      <w:ins w:id="66" w:author="Farid Eliecer Ureche Lopez" w:date="2019-10-14T18:28:00Z">
        <w:r w:rsidRPr="00BB731E">
          <w:rPr>
            <w:noProof/>
            <w:lang w:val="es-CO"/>
          </w:rPr>
          <w:t>2.1</w:t>
        </w:r>
        <w:r>
          <w:rPr>
            <w:rFonts w:asciiTheme="minorHAnsi" w:eastAsiaTheme="minorEastAsia" w:hAnsiTheme="minorHAnsi" w:cstheme="minorBidi"/>
            <w:noProof/>
            <w:sz w:val="22"/>
            <w:szCs w:val="22"/>
            <w:lang w:val="es-CO" w:eastAsia="es-CO"/>
          </w:rPr>
          <w:tab/>
        </w:r>
        <w:r w:rsidRPr="00BB731E">
          <w:rPr>
            <w:noProof/>
            <w:lang w:val="es-CO"/>
          </w:rPr>
          <w:t>Fundamentos de la solución</w:t>
        </w:r>
        <w:r>
          <w:rPr>
            <w:noProof/>
          </w:rPr>
          <w:tab/>
        </w:r>
        <w:r>
          <w:rPr>
            <w:noProof/>
          </w:rPr>
          <w:fldChar w:fldCharType="begin"/>
        </w:r>
        <w:r>
          <w:rPr>
            <w:noProof/>
          </w:rPr>
          <w:instrText xml:space="preserve"> PAGEREF _Toc21970160 \h </w:instrText>
        </w:r>
      </w:ins>
      <w:r>
        <w:rPr>
          <w:noProof/>
        </w:rPr>
      </w:r>
      <w:r>
        <w:rPr>
          <w:noProof/>
        </w:rPr>
        <w:fldChar w:fldCharType="separate"/>
      </w:r>
      <w:ins w:id="67" w:author="Farid Eliecer Ureche Lopez" w:date="2019-10-14T18:28:00Z">
        <w:r>
          <w:rPr>
            <w:noProof/>
          </w:rPr>
          <w:t>5</w:t>
        </w:r>
        <w:r>
          <w:rPr>
            <w:noProof/>
          </w:rPr>
          <w:fldChar w:fldCharType="end"/>
        </w:r>
      </w:ins>
    </w:p>
    <w:p w14:paraId="744A200D" w14:textId="2034CC45" w:rsidR="005E5AE2" w:rsidRDefault="005E5AE2">
      <w:pPr>
        <w:pStyle w:val="TDC1"/>
        <w:tabs>
          <w:tab w:val="left" w:pos="432"/>
        </w:tabs>
        <w:rPr>
          <w:ins w:id="68" w:author="Farid Eliecer Ureche Lopez" w:date="2019-10-14T18:28:00Z"/>
          <w:rFonts w:asciiTheme="minorHAnsi" w:eastAsiaTheme="minorEastAsia" w:hAnsiTheme="minorHAnsi" w:cstheme="minorBidi"/>
          <w:noProof/>
          <w:sz w:val="22"/>
          <w:szCs w:val="22"/>
          <w:lang w:val="es-CO" w:eastAsia="es-CO"/>
        </w:rPr>
      </w:pPr>
      <w:ins w:id="69" w:author="Farid Eliecer Ureche Lopez" w:date="2019-10-14T18:28:00Z">
        <w:r w:rsidRPr="00BB731E">
          <w:rPr>
            <w:rFonts w:cs="Arial"/>
            <w:noProof/>
            <w:lang w:val="es-CO"/>
          </w:rPr>
          <w:t>3.</w:t>
        </w:r>
        <w:r>
          <w:rPr>
            <w:rFonts w:asciiTheme="minorHAnsi" w:eastAsiaTheme="minorEastAsia" w:hAnsiTheme="minorHAnsi" w:cstheme="minorBidi"/>
            <w:noProof/>
            <w:sz w:val="22"/>
            <w:szCs w:val="22"/>
            <w:lang w:val="es-CO" w:eastAsia="es-CO"/>
          </w:rPr>
          <w:tab/>
        </w:r>
        <w:r w:rsidRPr="00BB731E">
          <w:rPr>
            <w:rFonts w:cs="Arial"/>
            <w:noProof/>
            <w:lang w:val="es-CO"/>
          </w:rPr>
          <w:t>Drivers de Arquitectura</w:t>
        </w:r>
        <w:r>
          <w:rPr>
            <w:noProof/>
          </w:rPr>
          <w:tab/>
        </w:r>
        <w:r>
          <w:rPr>
            <w:noProof/>
          </w:rPr>
          <w:fldChar w:fldCharType="begin"/>
        </w:r>
        <w:r>
          <w:rPr>
            <w:noProof/>
          </w:rPr>
          <w:instrText xml:space="preserve"> PAGEREF _Toc21970161 \h </w:instrText>
        </w:r>
      </w:ins>
      <w:r>
        <w:rPr>
          <w:noProof/>
        </w:rPr>
      </w:r>
      <w:r>
        <w:rPr>
          <w:noProof/>
        </w:rPr>
        <w:fldChar w:fldCharType="separate"/>
      </w:r>
      <w:ins w:id="70" w:author="Farid Eliecer Ureche Lopez" w:date="2019-10-14T18:28:00Z">
        <w:r>
          <w:rPr>
            <w:noProof/>
          </w:rPr>
          <w:t>6</w:t>
        </w:r>
        <w:r>
          <w:rPr>
            <w:noProof/>
          </w:rPr>
          <w:fldChar w:fldCharType="end"/>
        </w:r>
      </w:ins>
    </w:p>
    <w:p w14:paraId="5ABC7999" w14:textId="5A449B3A" w:rsidR="005E5AE2" w:rsidRDefault="005E5AE2">
      <w:pPr>
        <w:pStyle w:val="TDC2"/>
        <w:tabs>
          <w:tab w:val="left" w:pos="1000"/>
        </w:tabs>
        <w:rPr>
          <w:ins w:id="71" w:author="Farid Eliecer Ureche Lopez" w:date="2019-10-14T18:28:00Z"/>
          <w:rFonts w:asciiTheme="minorHAnsi" w:eastAsiaTheme="minorEastAsia" w:hAnsiTheme="minorHAnsi" w:cstheme="minorBidi"/>
          <w:noProof/>
          <w:sz w:val="22"/>
          <w:szCs w:val="22"/>
          <w:lang w:val="es-CO" w:eastAsia="es-CO"/>
        </w:rPr>
      </w:pPr>
      <w:ins w:id="72" w:author="Farid Eliecer Ureche Lopez" w:date="2019-10-14T18:28:00Z">
        <w:r w:rsidRPr="00BB731E">
          <w:rPr>
            <w:noProof/>
            <w:lang w:val="es-CO"/>
          </w:rPr>
          <w:t>3.1</w:t>
        </w:r>
        <w:r>
          <w:rPr>
            <w:rFonts w:asciiTheme="minorHAnsi" w:eastAsiaTheme="minorEastAsia" w:hAnsiTheme="minorHAnsi" w:cstheme="minorBidi"/>
            <w:noProof/>
            <w:sz w:val="22"/>
            <w:szCs w:val="22"/>
            <w:lang w:val="es-CO" w:eastAsia="es-CO"/>
          </w:rPr>
          <w:tab/>
        </w:r>
        <w:r w:rsidRPr="00BB731E">
          <w:rPr>
            <w:noProof/>
            <w:lang w:val="es-CO"/>
          </w:rPr>
          <w:t>Objetivos de la arquitectura de la solución</w:t>
        </w:r>
        <w:r>
          <w:rPr>
            <w:noProof/>
          </w:rPr>
          <w:tab/>
        </w:r>
        <w:r>
          <w:rPr>
            <w:noProof/>
          </w:rPr>
          <w:fldChar w:fldCharType="begin"/>
        </w:r>
        <w:r>
          <w:rPr>
            <w:noProof/>
          </w:rPr>
          <w:instrText xml:space="preserve"> PAGEREF _Toc21970162 \h </w:instrText>
        </w:r>
      </w:ins>
      <w:r>
        <w:rPr>
          <w:noProof/>
        </w:rPr>
      </w:r>
      <w:r>
        <w:rPr>
          <w:noProof/>
        </w:rPr>
        <w:fldChar w:fldCharType="separate"/>
      </w:r>
      <w:ins w:id="73" w:author="Farid Eliecer Ureche Lopez" w:date="2019-10-14T18:28:00Z">
        <w:r>
          <w:rPr>
            <w:noProof/>
          </w:rPr>
          <w:t>6</w:t>
        </w:r>
        <w:r>
          <w:rPr>
            <w:noProof/>
          </w:rPr>
          <w:fldChar w:fldCharType="end"/>
        </w:r>
      </w:ins>
    </w:p>
    <w:p w14:paraId="0B91CB8F" w14:textId="490431E0" w:rsidR="005E5AE2" w:rsidRDefault="005E5AE2">
      <w:pPr>
        <w:pStyle w:val="TDC2"/>
        <w:tabs>
          <w:tab w:val="left" w:pos="1000"/>
        </w:tabs>
        <w:rPr>
          <w:ins w:id="74" w:author="Farid Eliecer Ureche Lopez" w:date="2019-10-14T18:28:00Z"/>
          <w:rFonts w:asciiTheme="minorHAnsi" w:eastAsiaTheme="minorEastAsia" w:hAnsiTheme="minorHAnsi" w:cstheme="minorBidi"/>
          <w:noProof/>
          <w:sz w:val="22"/>
          <w:szCs w:val="22"/>
          <w:lang w:val="es-CO" w:eastAsia="es-CO"/>
        </w:rPr>
      </w:pPr>
      <w:ins w:id="75" w:author="Farid Eliecer Ureche Lopez" w:date="2019-10-14T18:28:00Z">
        <w:r w:rsidRPr="00BB731E">
          <w:rPr>
            <w:noProof/>
            <w:lang w:val="es-CO"/>
          </w:rPr>
          <w:t>3.2</w:t>
        </w:r>
        <w:r>
          <w:rPr>
            <w:rFonts w:asciiTheme="minorHAnsi" w:eastAsiaTheme="minorEastAsia" w:hAnsiTheme="minorHAnsi" w:cstheme="minorBidi"/>
            <w:noProof/>
            <w:sz w:val="22"/>
            <w:szCs w:val="22"/>
            <w:lang w:val="es-CO" w:eastAsia="es-CO"/>
          </w:rPr>
          <w:tab/>
        </w:r>
        <w:r w:rsidRPr="00BB731E">
          <w:rPr>
            <w:noProof/>
            <w:lang w:val="es-CO"/>
          </w:rPr>
          <w:t>Requerimientos Funcionales Significativos</w:t>
        </w:r>
        <w:r>
          <w:rPr>
            <w:noProof/>
          </w:rPr>
          <w:tab/>
        </w:r>
        <w:r>
          <w:rPr>
            <w:noProof/>
          </w:rPr>
          <w:fldChar w:fldCharType="begin"/>
        </w:r>
        <w:r>
          <w:rPr>
            <w:noProof/>
          </w:rPr>
          <w:instrText xml:space="preserve"> PAGEREF _Toc21970163 \h </w:instrText>
        </w:r>
      </w:ins>
      <w:r>
        <w:rPr>
          <w:noProof/>
        </w:rPr>
      </w:r>
      <w:r>
        <w:rPr>
          <w:noProof/>
        </w:rPr>
        <w:fldChar w:fldCharType="separate"/>
      </w:r>
      <w:ins w:id="76" w:author="Farid Eliecer Ureche Lopez" w:date="2019-10-14T18:28:00Z">
        <w:r>
          <w:rPr>
            <w:noProof/>
          </w:rPr>
          <w:t>6</w:t>
        </w:r>
        <w:r>
          <w:rPr>
            <w:noProof/>
          </w:rPr>
          <w:fldChar w:fldCharType="end"/>
        </w:r>
      </w:ins>
    </w:p>
    <w:p w14:paraId="733AF2C8" w14:textId="0DEE7E40" w:rsidR="005E5AE2" w:rsidRDefault="005E5AE2">
      <w:pPr>
        <w:pStyle w:val="TDC2"/>
        <w:tabs>
          <w:tab w:val="left" w:pos="1000"/>
        </w:tabs>
        <w:rPr>
          <w:ins w:id="77" w:author="Farid Eliecer Ureche Lopez" w:date="2019-10-14T18:28:00Z"/>
          <w:rFonts w:asciiTheme="minorHAnsi" w:eastAsiaTheme="minorEastAsia" w:hAnsiTheme="minorHAnsi" w:cstheme="minorBidi"/>
          <w:noProof/>
          <w:sz w:val="22"/>
          <w:szCs w:val="22"/>
          <w:lang w:val="es-CO" w:eastAsia="es-CO"/>
        </w:rPr>
      </w:pPr>
      <w:ins w:id="78" w:author="Farid Eliecer Ureche Lopez" w:date="2019-10-14T18:28:00Z">
        <w:r w:rsidRPr="00BB731E">
          <w:rPr>
            <w:noProof/>
            <w:lang w:val="es-CO"/>
          </w:rPr>
          <w:t>3.3</w:t>
        </w:r>
        <w:r>
          <w:rPr>
            <w:rFonts w:asciiTheme="minorHAnsi" w:eastAsiaTheme="minorEastAsia" w:hAnsiTheme="minorHAnsi" w:cstheme="minorBidi"/>
            <w:noProof/>
            <w:sz w:val="22"/>
            <w:szCs w:val="22"/>
            <w:lang w:val="es-CO" w:eastAsia="es-CO"/>
          </w:rPr>
          <w:tab/>
        </w:r>
        <w:r w:rsidRPr="00BB731E">
          <w:rPr>
            <w:noProof/>
            <w:lang w:val="es-CO"/>
          </w:rPr>
          <w:t>Restricciones</w:t>
        </w:r>
        <w:r>
          <w:rPr>
            <w:noProof/>
          </w:rPr>
          <w:tab/>
        </w:r>
        <w:r>
          <w:rPr>
            <w:noProof/>
          </w:rPr>
          <w:fldChar w:fldCharType="begin"/>
        </w:r>
        <w:r>
          <w:rPr>
            <w:noProof/>
          </w:rPr>
          <w:instrText xml:space="preserve"> PAGEREF _Toc21970165 \h </w:instrText>
        </w:r>
      </w:ins>
      <w:r>
        <w:rPr>
          <w:noProof/>
        </w:rPr>
      </w:r>
      <w:r>
        <w:rPr>
          <w:noProof/>
        </w:rPr>
        <w:fldChar w:fldCharType="separate"/>
      </w:r>
      <w:ins w:id="79" w:author="Farid Eliecer Ureche Lopez" w:date="2019-10-14T18:28:00Z">
        <w:r>
          <w:rPr>
            <w:noProof/>
          </w:rPr>
          <w:t>7</w:t>
        </w:r>
        <w:r>
          <w:rPr>
            <w:noProof/>
          </w:rPr>
          <w:fldChar w:fldCharType="end"/>
        </w:r>
      </w:ins>
    </w:p>
    <w:p w14:paraId="3780C796" w14:textId="643FE3CE" w:rsidR="005E5AE2" w:rsidRDefault="005E5AE2">
      <w:pPr>
        <w:pStyle w:val="TDC2"/>
        <w:tabs>
          <w:tab w:val="left" w:pos="1000"/>
        </w:tabs>
        <w:rPr>
          <w:ins w:id="80" w:author="Farid Eliecer Ureche Lopez" w:date="2019-10-14T18:28:00Z"/>
          <w:rFonts w:asciiTheme="minorHAnsi" w:eastAsiaTheme="minorEastAsia" w:hAnsiTheme="minorHAnsi" w:cstheme="minorBidi"/>
          <w:noProof/>
          <w:sz w:val="22"/>
          <w:szCs w:val="22"/>
          <w:lang w:val="es-CO" w:eastAsia="es-CO"/>
        </w:rPr>
      </w:pPr>
      <w:ins w:id="81" w:author="Farid Eliecer Ureche Lopez" w:date="2019-10-14T18:28:00Z">
        <w:r w:rsidRPr="00BB731E">
          <w:rPr>
            <w:noProof/>
            <w:lang w:val="es-CO"/>
          </w:rPr>
          <w:t>3.4</w:t>
        </w:r>
        <w:r>
          <w:rPr>
            <w:rFonts w:asciiTheme="minorHAnsi" w:eastAsiaTheme="minorEastAsia" w:hAnsiTheme="minorHAnsi" w:cstheme="minorBidi"/>
            <w:noProof/>
            <w:sz w:val="22"/>
            <w:szCs w:val="22"/>
            <w:lang w:val="es-CO" w:eastAsia="es-CO"/>
          </w:rPr>
          <w:tab/>
        </w:r>
        <w:r w:rsidRPr="00BB731E">
          <w:rPr>
            <w:noProof/>
            <w:lang w:val="es-CO"/>
          </w:rPr>
          <w:t>Atributos de calidad</w:t>
        </w:r>
        <w:r>
          <w:rPr>
            <w:noProof/>
          </w:rPr>
          <w:tab/>
        </w:r>
        <w:r>
          <w:rPr>
            <w:noProof/>
          </w:rPr>
          <w:fldChar w:fldCharType="begin"/>
        </w:r>
        <w:r>
          <w:rPr>
            <w:noProof/>
          </w:rPr>
          <w:instrText xml:space="preserve"> PAGEREF _Toc21970166 \h </w:instrText>
        </w:r>
      </w:ins>
      <w:r>
        <w:rPr>
          <w:noProof/>
        </w:rPr>
      </w:r>
      <w:r>
        <w:rPr>
          <w:noProof/>
        </w:rPr>
        <w:fldChar w:fldCharType="separate"/>
      </w:r>
      <w:ins w:id="82" w:author="Farid Eliecer Ureche Lopez" w:date="2019-10-14T18:28:00Z">
        <w:r>
          <w:rPr>
            <w:noProof/>
          </w:rPr>
          <w:t>7</w:t>
        </w:r>
        <w:r>
          <w:rPr>
            <w:noProof/>
          </w:rPr>
          <w:fldChar w:fldCharType="end"/>
        </w:r>
      </w:ins>
    </w:p>
    <w:p w14:paraId="627592BE" w14:textId="4EED061F" w:rsidR="005E5AE2" w:rsidRDefault="005E5AE2">
      <w:pPr>
        <w:pStyle w:val="TDC3"/>
        <w:rPr>
          <w:ins w:id="83" w:author="Farid Eliecer Ureche Lopez" w:date="2019-10-14T18:28:00Z"/>
          <w:rFonts w:asciiTheme="minorHAnsi" w:eastAsiaTheme="minorEastAsia" w:hAnsiTheme="minorHAnsi" w:cstheme="minorBidi"/>
          <w:noProof/>
          <w:sz w:val="22"/>
          <w:szCs w:val="22"/>
          <w:lang w:val="es-CO" w:eastAsia="es-CO"/>
        </w:rPr>
      </w:pPr>
      <w:ins w:id="84" w:author="Farid Eliecer Ureche Lopez" w:date="2019-10-14T18:28:00Z">
        <w:r w:rsidRPr="00BB731E">
          <w:rPr>
            <w:b/>
            <w:noProof/>
            <w:lang w:val="es-CO"/>
          </w:rPr>
          <w:t>3.4.1</w:t>
        </w:r>
        <w:r>
          <w:rPr>
            <w:rFonts w:asciiTheme="minorHAnsi" w:eastAsiaTheme="minorEastAsia" w:hAnsiTheme="minorHAnsi" w:cstheme="minorBidi"/>
            <w:noProof/>
            <w:sz w:val="22"/>
            <w:szCs w:val="22"/>
            <w:lang w:val="es-CO" w:eastAsia="es-CO"/>
          </w:rPr>
          <w:tab/>
        </w:r>
        <w:r w:rsidRPr="00BB731E">
          <w:rPr>
            <w:b/>
            <w:noProof/>
            <w:lang w:val="es-CO"/>
          </w:rPr>
          <w:t>Descripción de atributos de calidad</w:t>
        </w:r>
        <w:r>
          <w:rPr>
            <w:noProof/>
          </w:rPr>
          <w:tab/>
        </w:r>
        <w:r>
          <w:rPr>
            <w:noProof/>
          </w:rPr>
          <w:fldChar w:fldCharType="begin"/>
        </w:r>
        <w:r>
          <w:rPr>
            <w:noProof/>
          </w:rPr>
          <w:instrText xml:space="preserve"> PAGEREF _Toc21970167 \h </w:instrText>
        </w:r>
      </w:ins>
      <w:r>
        <w:rPr>
          <w:noProof/>
        </w:rPr>
      </w:r>
      <w:r>
        <w:rPr>
          <w:noProof/>
        </w:rPr>
        <w:fldChar w:fldCharType="separate"/>
      </w:r>
      <w:ins w:id="85" w:author="Farid Eliecer Ureche Lopez" w:date="2019-10-14T18:28:00Z">
        <w:r>
          <w:rPr>
            <w:noProof/>
          </w:rPr>
          <w:t>7</w:t>
        </w:r>
        <w:r>
          <w:rPr>
            <w:noProof/>
          </w:rPr>
          <w:fldChar w:fldCharType="end"/>
        </w:r>
      </w:ins>
    </w:p>
    <w:p w14:paraId="538B6747" w14:textId="07118EB2" w:rsidR="005E5AE2" w:rsidRDefault="005E5AE2">
      <w:pPr>
        <w:pStyle w:val="TDC1"/>
        <w:tabs>
          <w:tab w:val="left" w:pos="432"/>
        </w:tabs>
        <w:rPr>
          <w:ins w:id="86" w:author="Farid Eliecer Ureche Lopez" w:date="2019-10-14T18:28:00Z"/>
          <w:rFonts w:asciiTheme="minorHAnsi" w:eastAsiaTheme="minorEastAsia" w:hAnsiTheme="minorHAnsi" w:cstheme="minorBidi"/>
          <w:noProof/>
          <w:sz w:val="22"/>
          <w:szCs w:val="22"/>
          <w:lang w:val="es-CO" w:eastAsia="es-CO"/>
        </w:rPr>
      </w:pPr>
      <w:ins w:id="87" w:author="Farid Eliecer Ureche Lopez" w:date="2019-10-14T18:28:00Z">
        <w:r w:rsidRPr="00BB731E">
          <w:rPr>
            <w:rFonts w:cs="Arial"/>
            <w:noProof/>
            <w:lang w:val="es-CO"/>
          </w:rPr>
          <w:t>4.</w:t>
        </w:r>
        <w:r>
          <w:rPr>
            <w:rFonts w:asciiTheme="minorHAnsi" w:eastAsiaTheme="minorEastAsia" w:hAnsiTheme="minorHAnsi" w:cstheme="minorBidi"/>
            <w:noProof/>
            <w:sz w:val="22"/>
            <w:szCs w:val="22"/>
            <w:lang w:val="es-CO" w:eastAsia="es-CO"/>
          </w:rPr>
          <w:tab/>
        </w:r>
        <w:r w:rsidRPr="00BB731E">
          <w:rPr>
            <w:rFonts w:cs="Arial"/>
            <w:noProof/>
            <w:lang w:val="es-CO"/>
          </w:rPr>
          <w:t>Vistas de arquitectura</w:t>
        </w:r>
        <w:r>
          <w:rPr>
            <w:noProof/>
          </w:rPr>
          <w:tab/>
        </w:r>
        <w:r>
          <w:rPr>
            <w:noProof/>
          </w:rPr>
          <w:fldChar w:fldCharType="begin"/>
        </w:r>
        <w:r>
          <w:rPr>
            <w:noProof/>
          </w:rPr>
          <w:instrText xml:space="preserve"> PAGEREF _Toc21970168 \h </w:instrText>
        </w:r>
      </w:ins>
      <w:r>
        <w:rPr>
          <w:noProof/>
        </w:rPr>
      </w:r>
      <w:r>
        <w:rPr>
          <w:noProof/>
        </w:rPr>
        <w:fldChar w:fldCharType="separate"/>
      </w:r>
      <w:ins w:id="88" w:author="Farid Eliecer Ureche Lopez" w:date="2019-10-14T18:28:00Z">
        <w:r>
          <w:rPr>
            <w:noProof/>
          </w:rPr>
          <w:t>8</w:t>
        </w:r>
        <w:r>
          <w:rPr>
            <w:noProof/>
          </w:rPr>
          <w:fldChar w:fldCharType="end"/>
        </w:r>
      </w:ins>
    </w:p>
    <w:p w14:paraId="2605E9FC" w14:textId="6113F806" w:rsidR="005E5AE2" w:rsidRDefault="005E5AE2">
      <w:pPr>
        <w:pStyle w:val="TDC2"/>
        <w:tabs>
          <w:tab w:val="left" w:pos="1000"/>
        </w:tabs>
        <w:rPr>
          <w:ins w:id="89" w:author="Farid Eliecer Ureche Lopez" w:date="2019-10-14T18:28:00Z"/>
          <w:rFonts w:asciiTheme="minorHAnsi" w:eastAsiaTheme="minorEastAsia" w:hAnsiTheme="minorHAnsi" w:cstheme="minorBidi"/>
          <w:noProof/>
          <w:sz w:val="22"/>
          <w:szCs w:val="22"/>
          <w:lang w:val="es-CO" w:eastAsia="es-CO"/>
        </w:rPr>
      </w:pPr>
      <w:ins w:id="90" w:author="Farid Eliecer Ureche Lopez" w:date="2019-10-14T18:28:00Z">
        <w:r w:rsidRPr="00BB731E">
          <w:rPr>
            <w:rFonts w:cs="Arial"/>
            <w:noProof/>
            <w:lang w:val="es-CO"/>
          </w:rPr>
          <w:t>4.1</w:t>
        </w:r>
        <w:r>
          <w:rPr>
            <w:rFonts w:asciiTheme="minorHAnsi" w:eastAsiaTheme="minorEastAsia" w:hAnsiTheme="minorHAnsi" w:cstheme="minorBidi"/>
            <w:noProof/>
            <w:sz w:val="22"/>
            <w:szCs w:val="22"/>
            <w:lang w:val="es-CO" w:eastAsia="es-CO"/>
          </w:rPr>
          <w:tab/>
        </w:r>
        <w:r w:rsidRPr="00BB731E">
          <w:rPr>
            <w:rFonts w:cs="Arial"/>
            <w:noProof/>
            <w:lang w:val="es-CO"/>
          </w:rPr>
          <w:t>Vistas de la arquitectura</w:t>
        </w:r>
        <w:r>
          <w:rPr>
            <w:noProof/>
          </w:rPr>
          <w:tab/>
        </w:r>
        <w:r>
          <w:rPr>
            <w:noProof/>
          </w:rPr>
          <w:fldChar w:fldCharType="begin"/>
        </w:r>
        <w:r>
          <w:rPr>
            <w:noProof/>
          </w:rPr>
          <w:instrText xml:space="preserve"> PAGEREF _Toc21970169 \h </w:instrText>
        </w:r>
      </w:ins>
      <w:r>
        <w:rPr>
          <w:noProof/>
        </w:rPr>
      </w:r>
      <w:r>
        <w:rPr>
          <w:noProof/>
        </w:rPr>
        <w:fldChar w:fldCharType="separate"/>
      </w:r>
      <w:ins w:id="91" w:author="Farid Eliecer Ureche Lopez" w:date="2019-10-14T18:28:00Z">
        <w:r>
          <w:rPr>
            <w:noProof/>
          </w:rPr>
          <w:t>8</w:t>
        </w:r>
        <w:r>
          <w:rPr>
            <w:noProof/>
          </w:rPr>
          <w:fldChar w:fldCharType="end"/>
        </w:r>
      </w:ins>
    </w:p>
    <w:p w14:paraId="4BEE1E32" w14:textId="450A1521" w:rsidR="005E5AE2" w:rsidRDefault="005E5AE2">
      <w:pPr>
        <w:pStyle w:val="TDC3"/>
        <w:rPr>
          <w:ins w:id="92" w:author="Farid Eliecer Ureche Lopez" w:date="2019-10-14T18:28:00Z"/>
          <w:rFonts w:asciiTheme="minorHAnsi" w:eastAsiaTheme="minorEastAsia" w:hAnsiTheme="minorHAnsi" w:cstheme="minorBidi"/>
          <w:noProof/>
          <w:sz w:val="22"/>
          <w:szCs w:val="22"/>
          <w:lang w:val="es-CO" w:eastAsia="es-CO"/>
        </w:rPr>
      </w:pPr>
      <w:ins w:id="93" w:author="Farid Eliecer Ureche Lopez" w:date="2019-10-14T18:28:00Z">
        <w:r w:rsidRPr="00BB731E">
          <w:rPr>
            <w:rFonts w:cs="Arial"/>
            <w:noProof/>
            <w:lang w:val="es-CO"/>
          </w:rPr>
          <w:t>4.1.1</w:t>
        </w:r>
        <w:r>
          <w:rPr>
            <w:rFonts w:asciiTheme="minorHAnsi" w:eastAsiaTheme="minorEastAsia" w:hAnsiTheme="minorHAnsi" w:cstheme="minorBidi"/>
            <w:noProof/>
            <w:sz w:val="22"/>
            <w:szCs w:val="22"/>
            <w:lang w:val="es-CO" w:eastAsia="es-CO"/>
          </w:rPr>
          <w:tab/>
        </w:r>
        <w:r w:rsidRPr="00BB731E">
          <w:rPr>
            <w:rFonts w:cs="Arial"/>
            <w:noProof/>
            <w:lang w:val="es-CO"/>
          </w:rPr>
          <w:t>Vista lógica</w:t>
        </w:r>
        <w:r>
          <w:rPr>
            <w:noProof/>
          </w:rPr>
          <w:tab/>
        </w:r>
        <w:r>
          <w:rPr>
            <w:noProof/>
          </w:rPr>
          <w:fldChar w:fldCharType="begin"/>
        </w:r>
        <w:r>
          <w:rPr>
            <w:noProof/>
          </w:rPr>
          <w:instrText xml:space="preserve"> PAGEREF _Toc21970170 \h </w:instrText>
        </w:r>
      </w:ins>
      <w:r>
        <w:rPr>
          <w:noProof/>
        </w:rPr>
      </w:r>
      <w:r>
        <w:rPr>
          <w:noProof/>
        </w:rPr>
        <w:fldChar w:fldCharType="separate"/>
      </w:r>
      <w:ins w:id="94" w:author="Farid Eliecer Ureche Lopez" w:date="2019-10-14T18:28:00Z">
        <w:r>
          <w:rPr>
            <w:noProof/>
          </w:rPr>
          <w:t>8</w:t>
        </w:r>
        <w:r>
          <w:rPr>
            <w:noProof/>
          </w:rPr>
          <w:fldChar w:fldCharType="end"/>
        </w:r>
      </w:ins>
    </w:p>
    <w:p w14:paraId="0909401B" w14:textId="73DE62B4" w:rsidR="005E5AE2" w:rsidRDefault="005E5AE2">
      <w:pPr>
        <w:pStyle w:val="TDC3"/>
        <w:rPr>
          <w:ins w:id="95" w:author="Farid Eliecer Ureche Lopez" w:date="2019-10-14T18:28:00Z"/>
          <w:rFonts w:asciiTheme="minorHAnsi" w:eastAsiaTheme="minorEastAsia" w:hAnsiTheme="minorHAnsi" w:cstheme="minorBidi"/>
          <w:noProof/>
          <w:sz w:val="22"/>
          <w:szCs w:val="22"/>
          <w:lang w:val="es-CO" w:eastAsia="es-CO"/>
        </w:rPr>
      </w:pPr>
      <w:ins w:id="96" w:author="Farid Eliecer Ureche Lopez" w:date="2019-10-14T18:28:00Z">
        <w:r w:rsidRPr="00BB731E">
          <w:rPr>
            <w:rFonts w:cs="Arial"/>
            <w:noProof/>
            <w:lang w:val="es-CO"/>
          </w:rPr>
          <w:t>4.1.2</w:t>
        </w:r>
        <w:r>
          <w:rPr>
            <w:rFonts w:asciiTheme="minorHAnsi" w:eastAsiaTheme="minorEastAsia" w:hAnsiTheme="minorHAnsi" w:cstheme="minorBidi"/>
            <w:noProof/>
            <w:sz w:val="22"/>
            <w:szCs w:val="22"/>
            <w:lang w:val="es-CO" w:eastAsia="es-CO"/>
          </w:rPr>
          <w:tab/>
        </w:r>
        <w:r w:rsidRPr="00BB731E">
          <w:rPr>
            <w:rFonts w:cs="Arial"/>
            <w:noProof/>
            <w:lang w:val="es-CO"/>
          </w:rPr>
          <w:t>Vista de desarrollo</w:t>
        </w:r>
        <w:r>
          <w:rPr>
            <w:noProof/>
          </w:rPr>
          <w:tab/>
        </w:r>
        <w:r>
          <w:rPr>
            <w:noProof/>
          </w:rPr>
          <w:fldChar w:fldCharType="begin"/>
        </w:r>
        <w:r>
          <w:rPr>
            <w:noProof/>
          </w:rPr>
          <w:instrText xml:space="preserve"> PAGEREF _Toc21970171 \h </w:instrText>
        </w:r>
      </w:ins>
      <w:r>
        <w:rPr>
          <w:noProof/>
        </w:rPr>
      </w:r>
      <w:r>
        <w:rPr>
          <w:noProof/>
        </w:rPr>
        <w:fldChar w:fldCharType="separate"/>
      </w:r>
      <w:ins w:id="97" w:author="Farid Eliecer Ureche Lopez" w:date="2019-10-14T18:28:00Z">
        <w:r>
          <w:rPr>
            <w:noProof/>
          </w:rPr>
          <w:t>9</w:t>
        </w:r>
        <w:r>
          <w:rPr>
            <w:noProof/>
          </w:rPr>
          <w:fldChar w:fldCharType="end"/>
        </w:r>
      </w:ins>
    </w:p>
    <w:p w14:paraId="42ECFA6A" w14:textId="31611F0D" w:rsidR="005E5AE2" w:rsidRDefault="005E5AE2">
      <w:pPr>
        <w:pStyle w:val="TDC3"/>
        <w:rPr>
          <w:ins w:id="98" w:author="Farid Eliecer Ureche Lopez" w:date="2019-10-14T18:28:00Z"/>
          <w:rFonts w:asciiTheme="minorHAnsi" w:eastAsiaTheme="minorEastAsia" w:hAnsiTheme="minorHAnsi" w:cstheme="minorBidi"/>
          <w:noProof/>
          <w:sz w:val="22"/>
          <w:szCs w:val="22"/>
          <w:lang w:val="es-CO" w:eastAsia="es-CO"/>
        </w:rPr>
      </w:pPr>
      <w:ins w:id="99" w:author="Farid Eliecer Ureche Lopez" w:date="2019-10-14T18:28:00Z">
        <w:r w:rsidRPr="00BB731E">
          <w:rPr>
            <w:rFonts w:cs="Arial"/>
            <w:noProof/>
            <w:lang w:val="es-CO"/>
          </w:rPr>
          <w:t>4.1.3</w:t>
        </w:r>
        <w:r>
          <w:rPr>
            <w:rFonts w:asciiTheme="minorHAnsi" w:eastAsiaTheme="minorEastAsia" w:hAnsiTheme="minorHAnsi" w:cstheme="minorBidi"/>
            <w:noProof/>
            <w:sz w:val="22"/>
            <w:szCs w:val="22"/>
            <w:lang w:val="es-CO" w:eastAsia="es-CO"/>
          </w:rPr>
          <w:tab/>
        </w:r>
        <w:r w:rsidRPr="00BB731E">
          <w:rPr>
            <w:rFonts w:cs="Arial"/>
            <w:noProof/>
            <w:lang w:val="es-CO"/>
          </w:rPr>
          <w:t>Vista de procesos</w:t>
        </w:r>
        <w:r>
          <w:rPr>
            <w:noProof/>
          </w:rPr>
          <w:tab/>
        </w:r>
        <w:r>
          <w:rPr>
            <w:noProof/>
          </w:rPr>
          <w:fldChar w:fldCharType="begin"/>
        </w:r>
        <w:r>
          <w:rPr>
            <w:noProof/>
          </w:rPr>
          <w:instrText xml:space="preserve"> PAGEREF _Toc21970172 \h </w:instrText>
        </w:r>
      </w:ins>
      <w:r>
        <w:rPr>
          <w:noProof/>
        </w:rPr>
      </w:r>
      <w:r>
        <w:rPr>
          <w:noProof/>
        </w:rPr>
        <w:fldChar w:fldCharType="separate"/>
      </w:r>
      <w:ins w:id="100" w:author="Farid Eliecer Ureche Lopez" w:date="2019-10-14T18:28:00Z">
        <w:r>
          <w:rPr>
            <w:noProof/>
          </w:rPr>
          <w:t>9</w:t>
        </w:r>
        <w:r>
          <w:rPr>
            <w:noProof/>
          </w:rPr>
          <w:fldChar w:fldCharType="end"/>
        </w:r>
      </w:ins>
    </w:p>
    <w:p w14:paraId="184F8D9A" w14:textId="51778706" w:rsidR="005E5AE2" w:rsidRDefault="005E5AE2">
      <w:pPr>
        <w:pStyle w:val="TDC3"/>
        <w:rPr>
          <w:ins w:id="101" w:author="Farid Eliecer Ureche Lopez" w:date="2019-10-14T18:28:00Z"/>
          <w:rFonts w:asciiTheme="minorHAnsi" w:eastAsiaTheme="minorEastAsia" w:hAnsiTheme="minorHAnsi" w:cstheme="minorBidi"/>
          <w:noProof/>
          <w:sz w:val="22"/>
          <w:szCs w:val="22"/>
          <w:lang w:val="es-CO" w:eastAsia="es-CO"/>
        </w:rPr>
      </w:pPr>
      <w:ins w:id="102" w:author="Farid Eliecer Ureche Lopez" w:date="2019-10-14T18:28:00Z">
        <w:r w:rsidRPr="00BB731E">
          <w:rPr>
            <w:rFonts w:cs="Arial"/>
            <w:noProof/>
            <w:lang w:val="es-CO"/>
          </w:rPr>
          <w:t>4.1.4</w:t>
        </w:r>
        <w:r>
          <w:rPr>
            <w:rFonts w:asciiTheme="minorHAnsi" w:eastAsiaTheme="minorEastAsia" w:hAnsiTheme="minorHAnsi" w:cstheme="minorBidi"/>
            <w:noProof/>
            <w:sz w:val="22"/>
            <w:szCs w:val="22"/>
            <w:lang w:val="es-CO" w:eastAsia="es-CO"/>
          </w:rPr>
          <w:tab/>
        </w:r>
        <w:r w:rsidRPr="00BB731E">
          <w:rPr>
            <w:rFonts w:cs="Arial"/>
            <w:noProof/>
            <w:lang w:val="es-CO"/>
          </w:rPr>
          <w:t>Vista física</w:t>
        </w:r>
        <w:r>
          <w:rPr>
            <w:noProof/>
          </w:rPr>
          <w:tab/>
        </w:r>
        <w:r>
          <w:rPr>
            <w:noProof/>
          </w:rPr>
          <w:fldChar w:fldCharType="begin"/>
        </w:r>
        <w:r>
          <w:rPr>
            <w:noProof/>
          </w:rPr>
          <w:instrText xml:space="preserve"> PAGEREF _Toc21970174 \h </w:instrText>
        </w:r>
      </w:ins>
      <w:r>
        <w:rPr>
          <w:noProof/>
        </w:rPr>
      </w:r>
      <w:r>
        <w:rPr>
          <w:noProof/>
        </w:rPr>
        <w:fldChar w:fldCharType="separate"/>
      </w:r>
      <w:ins w:id="103" w:author="Farid Eliecer Ureche Lopez" w:date="2019-10-14T18:28:00Z">
        <w:r>
          <w:rPr>
            <w:noProof/>
          </w:rPr>
          <w:t>10</w:t>
        </w:r>
        <w:r>
          <w:rPr>
            <w:noProof/>
          </w:rPr>
          <w:fldChar w:fldCharType="end"/>
        </w:r>
      </w:ins>
    </w:p>
    <w:p w14:paraId="3EF7FF4C" w14:textId="1824524B" w:rsidR="005E5AE2" w:rsidRDefault="005E5AE2">
      <w:pPr>
        <w:pStyle w:val="TDC3"/>
        <w:rPr>
          <w:ins w:id="104" w:author="Farid Eliecer Ureche Lopez" w:date="2019-10-14T18:28:00Z"/>
          <w:rFonts w:asciiTheme="minorHAnsi" w:eastAsiaTheme="minorEastAsia" w:hAnsiTheme="minorHAnsi" w:cstheme="minorBidi"/>
          <w:noProof/>
          <w:sz w:val="22"/>
          <w:szCs w:val="22"/>
          <w:lang w:val="es-CO" w:eastAsia="es-CO"/>
        </w:rPr>
      </w:pPr>
      <w:ins w:id="105" w:author="Farid Eliecer Ureche Lopez" w:date="2019-10-14T18:28:00Z">
        <w:r>
          <w:rPr>
            <w:rFonts w:asciiTheme="minorHAnsi" w:eastAsiaTheme="minorEastAsia" w:hAnsiTheme="minorHAnsi" w:cstheme="minorBidi"/>
            <w:noProof/>
            <w:sz w:val="22"/>
            <w:szCs w:val="22"/>
            <w:lang w:val="es-CO" w:eastAsia="es-CO"/>
          </w:rPr>
          <w:tab/>
        </w:r>
        <w:r w:rsidRPr="00BB731E">
          <w:rPr>
            <w:rFonts w:cs="Arial"/>
            <w:noProof/>
            <w:lang w:val="es-CO"/>
          </w:rPr>
          <w:t>Vista de casos de uso</w:t>
        </w:r>
        <w:r>
          <w:rPr>
            <w:noProof/>
          </w:rPr>
          <w:tab/>
        </w:r>
        <w:r>
          <w:rPr>
            <w:noProof/>
          </w:rPr>
          <w:fldChar w:fldCharType="begin"/>
        </w:r>
        <w:r>
          <w:rPr>
            <w:noProof/>
          </w:rPr>
          <w:instrText xml:space="preserve"> PAGEREF _Toc21970175 \h </w:instrText>
        </w:r>
      </w:ins>
      <w:r>
        <w:rPr>
          <w:noProof/>
        </w:rPr>
      </w:r>
      <w:r>
        <w:rPr>
          <w:noProof/>
        </w:rPr>
        <w:fldChar w:fldCharType="separate"/>
      </w:r>
      <w:ins w:id="106" w:author="Farid Eliecer Ureche Lopez" w:date="2019-10-14T18:28:00Z">
        <w:r>
          <w:rPr>
            <w:noProof/>
          </w:rPr>
          <w:t>10</w:t>
        </w:r>
        <w:r>
          <w:rPr>
            <w:noProof/>
          </w:rPr>
          <w:fldChar w:fldCharType="end"/>
        </w:r>
      </w:ins>
    </w:p>
    <w:p w14:paraId="4B09E2D9" w14:textId="22D60B08" w:rsidR="005E5AE2" w:rsidRDefault="005E5AE2">
      <w:pPr>
        <w:pStyle w:val="TDC3"/>
        <w:rPr>
          <w:ins w:id="107" w:author="Farid Eliecer Ureche Lopez" w:date="2019-10-14T18:28:00Z"/>
          <w:rFonts w:asciiTheme="minorHAnsi" w:eastAsiaTheme="minorEastAsia" w:hAnsiTheme="minorHAnsi" w:cstheme="minorBidi"/>
          <w:noProof/>
          <w:sz w:val="22"/>
          <w:szCs w:val="22"/>
          <w:lang w:val="es-CO" w:eastAsia="es-CO"/>
        </w:rPr>
      </w:pPr>
      <w:ins w:id="108" w:author="Farid Eliecer Ureche Lopez" w:date="2019-10-14T18:28:00Z">
        <w:r w:rsidRPr="00BB731E">
          <w:rPr>
            <w:rFonts w:cs="Arial"/>
            <w:noProof/>
            <w:lang w:val="es-CO"/>
          </w:rPr>
          <w:t>4.1.5</w:t>
        </w:r>
        <w:r>
          <w:rPr>
            <w:noProof/>
          </w:rPr>
          <w:tab/>
        </w:r>
        <w:r>
          <w:rPr>
            <w:noProof/>
          </w:rPr>
          <w:fldChar w:fldCharType="begin"/>
        </w:r>
        <w:r>
          <w:rPr>
            <w:noProof/>
          </w:rPr>
          <w:instrText xml:space="preserve"> PAGEREF _Toc21970176 \h </w:instrText>
        </w:r>
      </w:ins>
      <w:r>
        <w:rPr>
          <w:noProof/>
        </w:rPr>
      </w:r>
      <w:r>
        <w:rPr>
          <w:noProof/>
        </w:rPr>
        <w:fldChar w:fldCharType="separate"/>
      </w:r>
      <w:ins w:id="109" w:author="Farid Eliecer Ureche Lopez" w:date="2019-10-14T18:28:00Z">
        <w:r>
          <w:rPr>
            <w:noProof/>
          </w:rPr>
          <w:t>10</w:t>
        </w:r>
        <w:r>
          <w:rPr>
            <w:noProof/>
          </w:rPr>
          <w:fldChar w:fldCharType="end"/>
        </w:r>
      </w:ins>
    </w:p>
    <w:p w14:paraId="5550694F" w14:textId="216DAD03" w:rsidR="005E5AE2" w:rsidRDefault="005E5AE2">
      <w:pPr>
        <w:pStyle w:val="TDC3"/>
        <w:rPr>
          <w:ins w:id="110" w:author="Farid Eliecer Ureche Lopez" w:date="2019-10-14T18:28:00Z"/>
          <w:rFonts w:asciiTheme="minorHAnsi" w:eastAsiaTheme="minorEastAsia" w:hAnsiTheme="minorHAnsi" w:cstheme="minorBidi"/>
          <w:noProof/>
          <w:sz w:val="22"/>
          <w:szCs w:val="22"/>
          <w:lang w:val="es-CO" w:eastAsia="es-CO"/>
        </w:rPr>
      </w:pPr>
      <w:ins w:id="111" w:author="Farid Eliecer Ureche Lopez" w:date="2019-10-14T18:28:00Z">
        <w:r w:rsidRPr="00BB731E">
          <w:rPr>
            <w:rFonts w:cs="Arial"/>
            <w:noProof/>
            <w:lang w:val="es-CO"/>
          </w:rPr>
          <w:t>4.1.6</w:t>
        </w:r>
        <w:r>
          <w:rPr>
            <w:rFonts w:asciiTheme="minorHAnsi" w:eastAsiaTheme="minorEastAsia" w:hAnsiTheme="minorHAnsi" w:cstheme="minorBidi"/>
            <w:noProof/>
            <w:sz w:val="22"/>
            <w:szCs w:val="22"/>
            <w:lang w:val="es-CO" w:eastAsia="es-CO"/>
          </w:rPr>
          <w:tab/>
        </w:r>
        <w:r w:rsidRPr="00BB731E">
          <w:rPr>
            <w:rFonts w:cs="Arial"/>
            <w:noProof/>
            <w:lang w:val="es-CO"/>
          </w:rPr>
          <w:t>Vista de datos</w:t>
        </w:r>
        <w:r>
          <w:rPr>
            <w:noProof/>
          </w:rPr>
          <w:tab/>
        </w:r>
        <w:r>
          <w:rPr>
            <w:noProof/>
          </w:rPr>
          <w:fldChar w:fldCharType="begin"/>
        </w:r>
        <w:r>
          <w:rPr>
            <w:noProof/>
          </w:rPr>
          <w:instrText xml:space="preserve"> PAGEREF _Toc21970177 \h </w:instrText>
        </w:r>
      </w:ins>
      <w:r>
        <w:rPr>
          <w:noProof/>
        </w:rPr>
      </w:r>
      <w:r>
        <w:rPr>
          <w:noProof/>
        </w:rPr>
        <w:fldChar w:fldCharType="separate"/>
      </w:r>
      <w:ins w:id="112" w:author="Farid Eliecer Ureche Lopez" w:date="2019-10-14T18:28:00Z">
        <w:r>
          <w:rPr>
            <w:noProof/>
          </w:rPr>
          <w:t>11</w:t>
        </w:r>
        <w:r>
          <w:rPr>
            <w:noProof/>
          </w:rPr>
          <w:fldChar w:fldCharType="end"/>
        </w:r>
      </w:ins>
    </w:p>
    <w:p w14:paraId="08E4EAAC" w14:textId="290182A1" w:rsidR="005E5AE2" w:rsidRDefault="005E5AE2">
      <w:pPr>
        <w:pStyle w:val="TDC1"/>
        <w:tabs>
          <w:tab w:val="left" w:pos="432"/>
        </w:tabs>
        <w:rPr>
          <w:ins w:id="113" w:author="Farid Eliecer Ureche Lopez" w:date="2019-10-14T18:28:00Z"/>
          <w:rFonts w:asciiTheme="minorHAnsi" w:eastAsiaTheme="minorEastAsia" w:hAnsiTheme="minorHAnsi" w:cstheme="minorBidi"/>
          <w:noProof/>
          <w:sz w:val="22"/>
          <w:szCs w:val="22"/>
          <w:lang w:val="es-CO" w:eastAsia="es-CO"/>
        </w:rPr>
      </w:pPr>
      <w:ins w:id="114" w:author="Farid Eliecer Ureche Lopez" w:date="2019-10-14T18:28:00Z">
        <w:r w:rsidRPr="00BB731E">
          <w:rPr>
            <w:rFonts w:cs="Arial"/>
            <w:bCs/>
            <w:noProof/>
            <w:lang w:val="es-CO"/>
          </w:rPr>
          <w:t>5.</w:t>
        </w:r>
        <w:r>
          <w:rPr>
            <w:rFonts w:asciiTheme="minorHAnsi" w:eastAsiaTheme="minorEastAsia" w:hAnsiTheme="minorHAnsi" w:cstheme="minorBidi"/>
            <w:noProof/>
            <w:sz w:val="22"/>
            <w:szCs w:val="22"/>
            <w:lang w:val="es-CO" w:eastAsia="es-CO"/>
          </w:rPr>
          <w:tab/>
        </w:r>
        <w:r w:rsidRPr="00BB731E">
          <w:rPr>
            <w:rFonts w:cs="Arial"/>
            <w:bCs/>
            <w:noProof/>
            <w:lang w:val="es-CO"/>
          </w:rPr>
          <w:t>Riesgos de la arquitectura</w:t>
        </w:r>
        <w:r>
          <w:rPr>
            <w:noProof/>
          </w:rPr>
          <w:tab/>
        </w:r>
        <w:r>
          <w:rPr>
            <w:noProof/>
          </w:rPr>
          <w:fldChar w:fldCharType="begin"/>
        </w:r>
        <w:r>
          <w:rPr>
            <w:noProof/>
          </w:rPr>
          <w:instrText xml:space="preserve"> PAGEREF _Toc21970178 \h </w:instrText>
        </w:r>
      </w:ins>
      <w:r>
        <w:rPr>
          <w:noProof/>
        </w:rPr>
      </w:r>
      <w:r>
        <w:rPr>
          <w:noProof/>
        </w:rPr>
        <w:fldChar w:fldCharType="separate"/>
      </w:r>
      <w:ins w:id="115" w:author="Farid Eliecer Ureche Lopez" w:date="2019-10-14T18:28:00Z">
        <w:r>
          <w:rPr>
            <w:noProof/>
          </w:rPr>
          <w:t>12</w:t>
        </w:r>
        <w:r>
          <w:rPr>
            <w:noProof/>
          </w:rPr>
          <w:fldChar w:fldCharType="end"/>
        </w:r>
      </w:ins>
    </w:p>
    <w:p w14:paraId="510B7C56" w14:textId="3B79A939" w:rsidR="005E5AE2" w:rsidRDefault="005E5AE2">
      <w:pPr>
        <w:pStyle w:val="TDC1"/>
        <w:tabs>
          <w:tab w:val="left" w:pos="432"/>
        </w:tabs>
        <w:rPr>
          <w:ins w:id="116" w:author="Farid Eliecer Ureche Lopez" w:date="2019-10-14T18:28:00Z"/>
          <w:rFonts w:asciiTheme="minorHAnsi" w:eastAsiaTheme="minorEastAsia" w:hAnsiTheme="minorHAnsi" w:cstheme="minorBidi"/>
          <w:noProof/>
          <w:sz w:val="22"/>
          <w:szCs w:val="22"/>
          <w:lang w:val="es-CO" w:eastAsia="es-CO"/>
        </w:rPr>
      </w:pPr>
      <w:ins w:id="117" w:author="Farid Eliecer Ureche Lopez" w:date="2019-10-14T18:28:00Z">
        <w:r w:rsidRPr="00BB731E">
          <w:rPr>
            <w:bCs/>
            <w:noProof/>
            <w:lang w:val="es-CO"/>
          </w:rPr>
          <w:t>6.</w:t>
        </w:r>
        <w:r>
          <w:rPr>
            <w:rFonts w:asciiTheme="minorHAnsi" w:eastAsiaTheme="minorEastAsia" w:hAnsiTheme="minorHAnsi" w:cstheme="minorBidi"/>
            <w:noProof/>
            <w:sz w:val="22"/>
            <w:szCs w:val="22"/>
            <w:lang w:val="es-CO" w:eastAsia="es-CO"/>
          </w:rPr>
          <w:tab/>
        </w:r>
        <w:r w:rsidRPr="00BB731E">
          <w:rPr>
            <w:bCs/>
            <w:noProof/>
            <w:lang w:val="es-CO"/>
          </w:rPr>
          <w:t>ANEXO</w:t>
        </w:r>
        <w:r>
          <w:rPr>
            <w:noProof/>
          </w:rPr>
          <w:tab/>
        </w:r>
        <w:r>
          <w:rPr>
            <w:noProof/>
          </w:rPr>
          <w:fldChar w:fldCharType="begin"/>
        </w:r>
        <w:r>
          <w:rPr>
            <w:noProof/>
          </w:rPr>
          <w:instrText xml:space="preserve"> PAGEREF _Toc21970179 \h </w:instrText>
        </w:r>
      </w:ins>
      <w:r>
        <w:rPr>
          <w:noProof/>
        </w:rPr>
      </w:r>
      <w:r>
        <w:rPr>
          <w:noProof/>
        </w:rPr>
        <w:fldChar w:fldCharType="separate"/>
      </w:r>
      <w:ins w:id="118" w:author="Farid Eliecer Ureche Lopez" w:date="2019-10-14T18:28:00Z">
        <w:r>
          <w:rPr>
            <w:noProof/>
          </w:rPr>
          <w:t>12</w:t>
        </w:r>
        <w:r>
          <w:rPr>
            <w:noProof/>
          </w:rPr>
          <w:fldChar w:fldCharType="end"/>
        </w:r>
      </w:ins>
    </w:p>
    <w:p w14:paraId="40ADBD65" w14:textId="453E6EC8" w:rsidR="005E5AE2" w:rsidRDefault="005E5AE2">
      <w:pPr>
        <w:pStyle w:val="TDC2"/>
        <w:tabs>
          <w:tab w:val="left" w:pos="1000"/>
        </w:tabs>
        <w:rPr>
          <w:ins w:id="119" w:author="Farid Eliecer Ureche Lopez" w:date="2019-10-14T18:28:00Z"/>
          <w:rFonts w:asciiTheme="minorHAnsi" w:eastAsiaTheme="minorEastAsia" w:hAnsiTheme="minorHAnsi" w:cstheme="minorBidi"/>
          <w:noProof/>
          <w:sz w:val="22"/>
          <w:szCs w:val="22"/>
          <w:lang w:val="es-CO" w:eastAsia="es-CO"/>
        </w:rPr>
      </w:pPr>
      <w:ins w:id="120" w:author="Farid Eliecer Ureche Lopez" w:date="2019-10-14T18:28:00Z">
        <w:r w:rsidRPr="00BB731E">
          <w:rPr>
            <w:bCs/>
            <w:noProof/>
            <w:lang w:val="es-CO"/>
          </w:rPr>
          <w:t>6.1</w:t>
        </w:r>
        <w:r>
          <w:rPr>
            <w:rFonts w:asciiTheme="minorHAnsi" w:eastAsiaTheme="minorEastAsia" w:hAnsiTheme="minorHAnsi" w:cstheme="minorBidi"/>
            <w:noProof/>
            <w:sz w:val="22"/>
            <w:szCs w:val="22"/>
            <w:lang w:val="es-CO" w:eastAsia="es-CO"/>
          </w:rPr>
          <w:tab/>
        </w:r>
        <w:r w:rsidRPr="00BB731E">
          <w:rPr>
            <w:bCs/>
            <w:noProof/>
            <w:lang w:val="es-CO"/>
          </w:rPr>
          <w:t>Diagrama componentes aplicación SOBS, proveedores.</w:t>
        </w:r>
        <w:r>
          <w:rPr>
            <w:noProof/>
          </w:rPr>
          <w:tab/>
        </w:r>
        <w:r>
          <w:rPr>
            <w:noProof/>
          </w:rPr>
          <w:fldChar w:fldCharType="begin"/>
        </w:r>
        <w:r>
          <w:rPr>
            <w:noProof/>
          </w:rPr>
          <w:instrText xml:space="preserve"> PAGEREF _Toc21970180 \h </w:instrText>
        </w:r>
      </w:ins>
      <w:r>
        <w:rPr>
          <w:noProof/>
        </w:rPr>
      </w:r>
      <w:r>
        <w:rPr>
          <w:noProof/>
        </w:rPr>
        <w:fldChar w:fldCharType="separate"/>
      </w:r>
      <w:ins w:id="121" w:author="Farid Eliecer Ureche Lopez" w:date="2019-10-14T18:28:00Z">
        <w:r>
          <w:rPr>
            <w:noProof/>
          </w:rPr>
          <w:t>12</w:t>
        </w:r>
        <w:r>
          <w:rPr>
            <w:noProof/>
          </w:rPr>
          <w:fldChar w:fldCharType="end"/>
        </w:r>
      </w:ins>
    </w:p>
    <w:p w14:paraId="64479079" w14:textId="72C20174" w:rsidR="005E5AE2" w:rsidRDefault="005E5AE2">
      <w:pPr>
        <w:pStyle w:val="TDC2"/>
        <w:tabs>
          <w:tab w:val="left" w:pos="1000"/>
        </w:tabs>
        <w:rPr>
          <w:ins w:id="122" w:author="Farid Eliecer Ureche Lopez" w:date="2019-10-14T18:28:00Z"/>
          <w:rFonts w:asciiTheme="minorHAnsi" w:eastAsiaTheme="minorEastAsia" w:hAnsiTheme="minorHAnsi" w:cstheme="minorBidi"/>
          <w:noProof/>
          <w:sz w:val="22"/>
          <w:szCs w:val="22"/>
          <w:lang w:val="es-CO" w:eastAsia="es-CO"/>
        </w:rPr>
      </w:pPr>
      <w:ins w:id="123" w:author="Farid Eliecer Ureche Lopez" w:date="2019-10-14T18:28:00Z">
        <w:r w:rsidRPr="00BB731E">
          <w:rPr>
            <w:bCs/>
            <w:noProof/>
            <w:lang w:val="es-CO"/>
          </w:rPr>
          <w:t>6.2</w:t>
        </w:r>
        <w:r>
          <w:rPr>
            <w:rFonts w:asciiTheme="minorHAnsi" w:eastAsiaTheme="minorEastAsia" w:hAnsiTheme="minorHAnsi" w:cstheme="minorBidi"/>
            <w:noProof/>
            <w:sz w:val="22"/>
            <w:szCs w:val="22"/>
            <w:lang w:val="es-CO" w:eastAsia="es-CO"/>
          </w:rPr>
          <w:tab/>
        </w:r>
        <w:r w:rsidRPr="00BB731E">
          <w:rPr>
            <w:bCs/>
            <w:noProof/>
            <w:lang w:val="es-CO"/>
          </w:rPr>
          <w:t>Diagrama de flujo ofertas a cotización.</w:t>
        </w:r>
        <w:r>
          <w:rPr>
            <w:noProof/>
          </w:rPr>
          <w:tab/>
        </w:r>
        <w:r>
          <w:rPr>
            <w:noProof/>
          </w:rPr>
          <w:fldChar w:fldCharType="begin"/>
        </w:r>
        <w:r>
          <w:rPr>
            <w:noProof/>
          </w:rPr>
          <w:instrText xml:space="preserve"> PAGEREF _Toc21970181 \h </w:instrText>
        </w:r>
      </w:ins>
      <w:r>
        <w:rPr>
          <w:noProof/>
        </w:rPr>
      </w:r>
      <w:r>
        <w:rPr>
          <w:noProof/>
        </w:rPr>
        <w:fldChar w:fldCharType="separate"/>
      </w:r>
      <w:ins w:id="124" w:author="Farid Eliecer Ureche Lopez" w:date="2019-10-14T18:28:00Z">
        <w:r>
          <w:rPr>
            <w:noProof/>
          </w:rPr>
          <w:t>12</w:t>
        </w:r>
        <w:r>
          <w:rPr>
            <w:noProof/>
          </w:rPr>
          <w:fldChar w:fldCharType="end"/>
        </w:r>
      </w:ins>
    </w:p>
    <w:p w14:paraId="2F8A7422" w14:textId="77777777" w:rsidR="005E5AE2" w:rsidDel="005E5AE2" w:rsidRDefault="005E5AE2" w:rsidP="00343DA6">
      <w:pPr>
        <w:pStyle w:val="Ttulo"/>
        <w:rPr>
          <w:del w:id="125" w:author="Farid Eliecer Ureche Lopez" w:date="2019-10-14T18:28:00Z"/>
          <w:noProof/>
        </w:rPr>
      </w:pPr>
    </w:p>
    <w:p w14:paraId="7C34CFB4" w14:textId="7FE92DAE" w:rsidR="002D600F" w:rsidDel="005E5AE2" w:rsidRDefault="002D600F" w:rsidP="00343DA6">
      <w:pPr>
        <w:pStyle w:val="Ttulo"/>
        <w:rPr>
          <w:del w:id="126" w:author="Farid Eliecer Ureche Lopez" w:date="2019-10-14T18:28:00Z"/>
          <w:noProof/>
        </w:rPr>
      </w:pPr>
    </w:p>
    <w:p w14:paraId="2B99A633" w14:textId="0014B6D1" w:rsidR="002D600F" w:rsidDel="005E5AE2" w:rsidRDefault="002D600F">
      <w:pPr>
        <w:pStyle w:val="TDC1"/>
        <w:tabs>
          <w:tab w:val="left" w:pos="432"/>
        </w:tabs>
        <w:rPr>
          <w:del w:id="127" w:author="Farid Eliecer Ureche Lopez" w:date="2019-10-14T18:28:00Z"/>
          <w:rFonts w:asciiTheme="minorHAnsi" w:eastAsiaTheme="minorEastAsia" w:hAnsiTheme="minorHAnsi" w:cstheme="minorBidi"/>
          <w:noProof/>
          <w:sz w:val="22"/>
          <w:szCs w:val="22"/>
          <w:lang w:val="es-CO" w:eastAsia="es-CO"/>
        </w:rPr>
      </w:pPr>
      <w:del w:id="128" w:author="Farid Eliecer Ureche Lopez" w:date="2019-10-14T18:28:00Z">
        <w:r w:rsidRPr="00441A18" w:rsidDel="005E5AE2">
          <w:rPr>
            <w:rFonts w:cs="Arial"/>
            <w:noProof/>
            <w:lang w:val="es-CO"/>
          </w:rPr>
          <w:delText>1.</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Introducción</w:delText>
        </w:r>
        <w:r w:rsidRPr="002D600F" w:rsidDel="005E5AE2">
          <w:rPr>
            <w:noProof/>
            <w:lang w:val="es-CO"/>
          </w:rPr>
          <w:tab/>
          <w:delText>4</w:delText>
        </w:r>
      </w:del>
    </w:p>
    <w:p w14:paraId="60286CAF" w14:textId="7FD0823C" w:rsidR="002D600F" w:rsidDel="005E5AE2" w:rsidRDefault="002D600F">
      <w:pPr>
        <w:pStyle w:val="TDC2"/>
        <w:tabs>
          <w:tab w:val="left" w:pos="1000"/>
        </w:tabs>
        <w:rPr>
          <w:del w:id="129" w:author="Farid Eliecer Ureche Lopez" w:date="2019-10-14T18:28:00Z"/>
          <w:rFonts w:asciiTheme="minorHAnsi" w:eastAsiaTheme="minorEastAsia" w:hAnsiTheme="minorHAnsi" w:cstheme="minorBidi"/>
          <w:noProof/>
          <w:sz w:val="22"/>
          <w:szCs w:val="22"/>
          <w:lang w:val="es-CO" w:eastAsia="es-CO"/>
        </w:rPr>
      </w:pPr>
      <w:del w:id="130" w:author="Farid Eliecer Ureche Lopez" w:date="2019-10-14T18:28:00Z">
        <w:r w:rsidRPr="00441A18" w:rsidDel="005E5AE2">
          <w:rPr>
            <w:rFonts w:cs="Arial"/>
            <w:noProof/>
            <w:lang w:val="es-CO"/>
          </w:rPr>
          <w:delText>1.1</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Objetivo</w:delText>
        </w:r>
        <w:r w:rsidRPr="002D600F" w:rsidDel="005E5AE2">
          <w:rPr>
            <w:noProof/>
            <w:lang w:val="es-CO"/>
          </w:rPr>
          <w:tab/>
          <w:delText>4</w:delText>
        </w:r>
      </w:del>
    </w:p>
    <w:p w14:paraId="78F39F93" w14:textId="7701A580" w:rsidR="002D600F" w:rsidDel="005E5AE2" w:rsidRDefault="002D600F">
      <w:pPr>
        <w:pStyle w:val="TDC2"/>
        <w:tabs>
          <w:tab w:val="left" w:pos="1000"/>
        </w:tabs>
        <w:rPr>
          <w:del w:id="131" w:author="Farid Eliecer Ureche Lopez" w:date="2019-10-14T18:28:00Z"/>
          <w:rFonts w:asciiTheme="minorHAnsi" w:eastAsiaTheme="minorEastAsia" w:hAnsiTheme="minorHAnsi" w:cstheme="minorBidi"/>
          <w:noProof/>
          <w:sz w:val="22"/>
          <w:szCs w:val="22"/>
          <w:lang w:val="es-CO" w:eastAsia="es-CO"/>
        </w:rPr>
      </w:pPr>
      <w:del w:id="132" w:author="Farid Eliecer Ureche Lopez" w:date="2019-10-14T18:28:00Z">
        <w:r w:rsidRPr="00441A18" w:rsidDel="005E5AE2">
          <w:rPr>
            <w:rFonts w:cs="Arial"/>
            <w:noProof/>
            <w:lang w:val="es-CO"/>
          </w:rPr>
          <w:delText>1.2</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Definiciones, Acrónimos y Abreviaturas</w:delText>
        </w:r>
        <w:r w:rsidRPr="002D600F" w:rsidDel="005E5AE2">
          <w:rPr>
            <w:noProof/>
            <w:lang w:val="es-CO"/>
          </w:rPr>
          <w:tab/>
          <w:delText>4</w:delText>
        </w:r>
      </w:del>
    </w:p>
    <w:p w14:paraId="2706FD3E" w14:textId="5808FFB7" w:rsidR="002D600F" w:rsidDel="005E5AE2" w:rsidRDefault="002D600F">
      <w:pPr>
        <w:pStyle w:val="TDC2"/>
        <w:tabs>
          <w:tab w:val="left" w:pos="1000"/>
        </w:tabs>
        <w:rPr>
          <w:del w:id="133" w:author="Farid Eliecer Ureche Lopez" w:date="2019-10-14T18:28:00Z"/>
          <w:rFonts w:asciiTheme="minorHAnsi" w:eastAsiaTheme="minorEastAsia" w:hAnsiTheme="minorHAnsi" w:cstheme="minorBidi"/>
          <w:noProof/>
          <w:sz w:val="22"/>
          <w:szCs w:val="22"/>
          <w:lang w:val="es-CO" w:eastAsia="es-CO"/>
        </w:rPr>
      </w:pPr>
      <w:del w:id="134" w:author="Farid Eliecer Ureche Lopez" w:date="2019-10-14T18:28:00Z">
        <w:r w:rsidRPr="00441A18" w:rsidDel="005E5AE2">
          <w:rPr>
            <w:rFonts w:cs="Arial"/>
            <w:noProof/>
            <w:lang w:val="es-CO"/>
          </w:rPr>
          <w:delText>1.3</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Referencias</w:delText>
        </w:r>
        <w:r w:rsidRPr="002D600F" w:rsidDel="005E5AE2">
          <w:rPr>
            <w:noProof/>
            <w:lang w:val="es-CO"/>
          </w:rPr>
          <w:tab/>
          <w:delText>4</w:delText>
        </w:r>
      </w:del>
    </w:p>
    <w:p w14:paraId="33C2D0A9" w14:textId="3C9A9532" w:rsidR="002D600F" w:rsidDel="005E5AE2" w:rsidRDefault="002D600F">
      <w:pPr>
        <w:pStyle w:val="TDC2"/>
        <w:tabs>
          <w:tab w:val="left" w:pos="1000"/>
        </w:tabs>
        <w:rPr>
          <w:del w:id="135" w:author="Farid Eliecer Ureche Lopez" w:date="2019-10-14T18:28:00Z"/>
          <w:rFonts w:asciiTheme="minorHAnsi" w:eastAsiaTheme="minorEastAsia" w:hAnsiTheme="minorHAnsi" w:cstheme="minorBidi"/>
          <w:noProof/>
          <w:sz w:val="22"/>
          <w:szCs w:val="22"/>
          <w:lang w:val="es-CO" w:eastAsia="es-CO"/>
        </w:rPr>
      </w:pPr>
      <w:del w:id="136" w:author="Farid Eliecer Ureche Lopez" w:date="2019-10-14T18:28:00Z">
        <w:r w:rsidRPr="00441A18" w:rsidDel="005E5AE2">
          <w:rPr>
            <w:rFonts w:cs="Arial"/>
            <w:noProof/>
            <w:lang w:val="es-CO"/>
          </w:rPr>
          <w:delText>1.4</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Alcance</w:delText>
        </w:r>
        <w:r w:rsidRPr="002D600F" w:rsidDel="005E5AE2">
          <w:rPr>
            <w:noProof/>
            <w:lang w:val="es-CO"/>
          </w:rPr>
          <w:tab/>
          <w:delText>4</w:delText>
        </w:r>
      </w:del>
    </w:p>
    <w:p w14:paraId="7B275D5A" w14:textId="4DEE17EB" w:rsidR="002D600F" w:rsidDel="005E5AE2" w:rsidRDefault="002D600F">
      <w:pPr>
        <w:pStyle w:val="TDC1"/>
        <w:tabs>
          <w:tab w:val="left" w:pos="432"/>
        </w:tabs>
        <w:rPr>
          <w:del w:id="137" w:author="Farid Eliecer Ureche Lopez" w:date="2019-10-14T18:28:00Z"/>
          <w:rFonts w:asciiTheme="minorHAnsi" w:eastAsiaTheme="minorEastAsia" w:hAnsiTheme="minorHAnsi" w:cstheme="minorBidi"/>
          <w:noProof/>
          <w:sz w:val="22"/>
          <w:szCs w:val="22"/>
          <w:lang w:val="es-CO" w:eastAsia="es-CO"/>
        </w:rPr>
      </w:pPr>
      <w:del w:id="138" w:author="Farid Eliecer Ureche Lopez" w:date="2019-10-14T18:28:00Z">
        <w:r w:rsidRPr="00441A18" w:rsidDel="005E5AE2">
          <w:rPr>
            <w:rFonts w:cs="Arial"/>
            <w:noProof/>
            <w:lang w:val="es-CO"/>
          </w:rPr>
          <w:delText>2.</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Contexto</w:delText>
        </w:r>
        <w:r w:rsidRPr="002D600F" w:rsidDel="005E5AE2">
          <w:rPr>
            <w:noProof/>
            <w:lang w:val="es-CO"/>
          </w:rPr>
          <w:tab/>
          <w:delText>5</w:delText>
        </w:r>
      </w:del>
    </w:p>
    <w:p w14:paraId="79F85F5A" w14:textId="08D08AFB" w:rsidR="002D600F" w:rsidDel="005E5AE2" w:rsidRDefault="002D600F">
      <w:pPr>
        <w:pStyle w:val="TDC2"/>
        <w:tabs>
          <w:tab w:val="left" w:pos="1000"/>
        </w:tabs>
        <w:rPr>
          <w:del w:id="139" w:author="Farid Eliecer Ureche Lopez" w:date="2019-10-14T18:28:00Z"/>
          <w:rFonts w:asciiTheme="minorHAnsi" w:eastAsiaTheme="minorEastAsia" w:hAnsiTheme="minorHAnsi" w:cstheme="minorBidi"/>
          <w:noProof/>
          <w:sz w:val="22"/>
          <w:szCs w:val="22"/>
          <w:lang w:val="es-CO" w:eastAsia="es-CO"/>
        </w:rPr>
      </w:pPr>
      <w:del w:id="140" w:author="Farid Eliecer Ureche Lopez" w:date="2019-10-14T18:28:00Z">
        <w:r w:rsidRPr="00441A18" w:rsidDel="005E5AE2">
          <w:rPr>
            <w:rFonts w:cs="Arial"/>
            <w:noProof/>
            <w:lang w:val="es-CO"/>
          </w:rPr>
          <w:delText>2.1</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Fundamentos de la solución</w:delText>
        </w:r>
        <w:r w:rsidRPr="002D600F" w:rsidDel="005E5AE2">
          <w:rPr>
            <w:noProof/>
            <w:lang w:val="es-CO"/>
          </w:rPr>
          <w:tab/>
          <w:delText>5</w:delText>
        </w:r>
      </w:del>
    </w:p>
    <w:p w14:paraId="2A04C03F" w14:textId="737CC1DA" w:rsidR="002D600F" w:rsidDel="005E5AE2" w:rsidRDefault="002D600F">
      <w:pPr>
        <w:pStyle w:val="TDC1"/>
        <w:tabs>
          <w:tab w:val="left" w:pos="432"/>
        </w:tabs>
        <w:rPr>
          <w:del w:id="141" w:author="Farid Eliecer Ureche Lopez" w:date="2019-10-14T18:28:00Z"/>
          <w:rFonts w:asciiTheme="minorHAnsi" w:eastAsiaTheme="minorEastAsia" w:hAnsiTheme="minorHAnsi" w:cstheme="minorBidi"/>
          <w:noProof/>
          <w:sz w:val="22"/>
          <w:szCs w:val="22"/>
          <w:lang w:val="es-CO" w:eastAsia="es-CO"/>
        </w:rPr>
      </w:pPr>
      <w:del w:id="142" w:author="Farid Eliecer Ureche Lopez" w:date="2019-10-14T18:28:00Z">
        <w:r w:rsidRPr="00441A18" w:rsidDel="005E5AE2">
          <w:rPr>
            <w:rFonts w:cs="Arial"/>
            <w:noProof/>
            <w:lang w:val="es-CO"/>
          </w:rPr>
          <w:delText>3.</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Drivers de Arquitectura</w:delText>
        </w:r>
        <w:r w:rsidRPr="002D600F" w:rsidDel="005E5AE2">
          <w:rPr>
            <w:noProof/>
            <w:lang w:val="es-CO"/>
          </w:rPr>
          <w:tab/>
          <w:delText>5</w:delText>
        </w:r>
      </w:del>
    </w:p>
    <w:p w14:paraId="75CC7EE4" w14:textId="5239733B" w:rsidR="002D600F" w:rsidDel="005E5AE2" w:rsidRDefault="002D600F">
      <w:pPr>
        <w:pStyle w:val="TDC2"/>
        <w:tabs>
          <w:tab w:val="left" w:pos="1000"/>
        </w:tabs>
        <w:rPr>
          <w:del w:id="143" w:author="Farid Eliecer Ureche Lopez" w:date="2019-10-14T18:28:00Z"/>
          <w:rFonts w:asciiTheme="minorHAnsi" w:eastAsiaTheme="minorEastAsia" w:hAnsiTheme="minorHAnsi" w:cstheme="minorBidi"/>
          <w:noProof/>
          <w:sz w:val="22"/>
          <w:szCs w:val="22"/>
          <w:lang w:val="es-CO" w:eastAsia="es-CO"/>
        </w:rPr>
      </w:pPr>
      <w:del w:id="144" w:author="Farid Eliecer Ureche Lopez" w:date="2019-10-14T18:28:00Z">
        <w:r w:rsidRPr="00441A18" w:rsidDel="005E5AE2">
          <w:rPr>
            <w:noProof/>
            <w:lang w:val="es-CO"/>
          </w:rPr>
          <w:delText>3.1</w:delText>
        </w:r>
        <w:r w:rsidDel="005E5AE2">
          <w:rPr>
            <w:rFonts w:asciiTheme="minorHAnsi" w:eastAsiaTheme="minorEastAsia" w:hAnsiTheme="minorHAnsi" w:cstheme="minorBidi"/>
            <w:noProof/>
            <w:sz w:val="22"/>
            <w:szCs w:val="22"/>
            <w:lang w:val="es-CO" w:eastAsia="es-CO"/>
          </w:rPr>
          <w:tab/>
        </w:r>
        <w:r w:rsidRPr="00441A18" w:rsidDel="005E5AE2">
          <w:rPr>
            <w:noProof/>
            <w:lang w:val="es-CO"/>
          </w:rPr>
          <w:delText>Objetivos de la arquitectura de la solución</w:delText>
        </w:r>
        <w:r w:rsidRPr="002D600F" w:rsidDel="005E5AE2">
          <w:rPr>
            <w:noProof/>
            <w:lang w:val="es-CO"/>
          </w:rPr>
          <w:tab/>
          <w:delText>5</w:delText>
        </w:r>
      </w:del>
    </w:p>
    <w:p w14:paraId="0C204085" w14:textId="6B031238" w:rsidR="002D600F" w:rsidDel="005E5AE2" w:rsidRDefault="002D600F">
      <w:pPr>
        <w:pStyle w:val="TDC2"/>
        <w:tabs>
          <w:tab w:val="left" w:pos="1000"/>
        </w:tabs>
        <w:rPr>
          <w:del w:id="145" w:author="Farid Eliecer Ureche Lopez" w:date="2019-10-14T18:28:00Z"/>
          <w:rFonts w:asciiTheme="minorHAnsi" w:eastAsiaTheme="minorEastAsia" w:hAnsiTheme="minorHAnsi" w:cstheme="minorBidi"/>
          <w:noProof/>
          <w:sz w:val="22"/>
          <w:szCs w:val="22"/>
          <w:lang w:val="es-CO" w:eastAsia="es-CO"/>
        </w:rPr>
      </w:pPr>
      <w:del w:id="146" w:author="Farid Eliecer Ureche Lopez" w:date="2019-10-14T18:28:00Z">
        <w:r w:rsidRPr="00441A18" w:rsidDel="005E5AE2">
          <w:rPr>
            <w:noProof/>
            <w:lang w:val="es-CO"/>
          </w:rPr>
          <w:delText>3.2</w:delText>
        </w:r>
        <w:r w:rsidDel="005E5AE2">
          <w:rPr>
            <w:rFonts w:asciiTheme="minorHAnsi" w:eastAsiaTheme="minorEastAsia" w:hAnsiTheme="minorHAnsi" w:cstheme="minorBidi"/>
            <w:noProof/>
            <w:sz w:val="22"/>
            <w:szCs w:val="22"/>
            <w:lang w:val="es-CO" w:eastAsia="es-CO"/>
          </w:rPr>
          <w:tab/>
        </w:r>
        <w:r w:rsidRPr="00441A18" w:rsidDel="005E5AE2">
          <w:rPr>
            <w:noProof/>
            <w:lang w:val="es-CO"/>
          </w:rPr>
          <w:delText>Requerimientos Funcionales Significativos</w:delText>
        </w:r>
        <w:r w:rsidRPr="002D600F" w:rsidDel="005E5AE2">
          <w:rPr>
            <w:noProof/>
            <w:lang w:val="es-CO"/>
          </w:rPr>
          <w:tab/>
          <w:delText>5</w:delText>
        </w:r>
      </w:del>
    </w:p>
    <w:p w14:paraId="5D8516F3" w14:textId="613CD912" w:rsidR="002D600F" w:rsidDel="005E5AE2" w:rsidRDefault="002D600F">
      <w:pPr>
        <w:pStyle w:val="TDC2"/>
        <w:tabs>
          <w:tab w:val="left" w:pos="1000"/>
        </w:tabs>
        <w:rPr>
          <w:del w:id="147" w:author="Farid Eliecer Ureche Lopez" w:date="2019-10-14T18:28:00Z"/>
          <w:rFonts w:asciiTheme="minorHAnsi" w:eastAsiaTheme="minorEastAsia" w:hAnsiTheme="minorHAnsi" w:cstheme="minorBidi"/>
          <w:noProof/>
          <w:sz w:val="22"/>
          <w:szCs w:val="22"/>
          <w:lang w:val="es-CO" w:eastAsia="es-CO"/>
        </w:rPr>
      </w:pPr>
      <w:del w:id="148" w:author="Farid Eliecer Ureche Lopez" w:date="2019-10-14T18:28:00Z">
        <w:r w:rsidRPr="00441A18" w:rsidDel="005E5AE2">
          <w:rPr>
            <w:noProof/>
            <w:lang w:val="es-CO"/>
          </w:rPr>
          <w:delText>3.3</w:delText>
        </w:r>
        <w:r w:rsidDel="005E5AE2">
          <w:rPr>
            <w:rFonts w:asciiTheme="minorHAnsi" w:eastAsiaTheme="minorEastAsia" w:hAnsiTheme="minorHAnsi" w:cstheme="minorBidi"/>
            <w:noProof/>
            <w:sz w:val="22"/>
            <w:szCs w:val="22"/>
            <w:lang w:val="es-CO" w:eastAsia="es-CO"/>
          </w:rPr>
          <w:tab/>
        </w:r>
        <w:r w:rsidRPr="00441A18" w:rsidDel="005E5AE2">
          <w:rPr>
            <w:noProof/>
            <w:lang w:val="es-CO"/>
          </w:rPr>
          <w:delText>Restricciones</w:delText>
        </w:r>
        <w:r w:rsidRPr="002D600F" w:rsidDel="005E5AE2">
          <w:rPr>
            <w:noProof/>
            <w:lang w:val="es-CO"/>
          </w:rPr>
          <w:tab/>
          <w:delText>5</w:delText>
        </w:r>
      </w:del>
    </w:p>
    <w:p w14:paraId="67D9244C" w14:textId="1B01128B" w:rsidR="002D600F" w:rsidDel="005E5AE2" w:rsidRDefault="002D600F">
      <w:pPr>
        <w:pStyle w:val="TDC2"/>
        <w:tabs>
          <w:tab w:val="left" w:pos="1000"/>
        </w:tabs>
        <w:rPr>
          <w:del w:id="149" w:author="Farid Eliecer Ureche Lopez" w:date="2019-10-14T18:28:00Z"/>
          <w:rFonts w:asciiTheme="minorHAnsi" w:eastAsiaTheme="minorEastAsia" w:hAnsiTheme="minorHAnsi" w:cstheme="minorBidi"/>
          <w:noProof/>
          <w:sz w:val="22"/>
          <w:szCs w:val="22"/>
          <w:lang w:val="es-CO" w:eastAsia="es-CO"/>
        </w:rPr>
      </w:pPr>
      <w:del w:id="150" w:author="Farid Eliecer Ureche Lopez" w:date="2019-10-14T18:28:00Z">
        <w:r w:rsidRPr="00441A18" w:rsidDel="005E5AE2">
          <w:rPr>
            <w:noProof/>
            <w:lang w:val="es-CO"/>
          </w:rPr>
          <w:delText>3.4</w:delText>
        </w:r>
        <w:r w:rsidDel="005E5AE2">
          <w:rPr>
            <w:rFonts w:asciiTheme="minorHAnsi" w:eastAsiaTheme="minorEastAsia" w:hAnsiTheme="minorHAnsi" w:cstheme="minorBidi"/>
            <w:noProof/>
            <w:sz w:val="22"/>
            <w:szCs w:val="22"/>
            <w:lang w:val="es-CO" w:eastAsia="es-CO"/>
          </w:rPr>
          <w:tab/>
        </w:r>
        <w:r w:rsidRPr="00441A18" w:rsidDel="005E5AE2">
          <w:rPr>
            <w:noProof/>
            <w:lang w:val="es-CO"/>
          </w:rPr>
          <w:delText>Atributos de calidad</w:delText>
        </w:r>
        <w:r w:rsidRPr="002D600F" w:rsidDel="005E5AE2">
          <w:rPr>
            <w:noProof/>
            <w:lang w:val="es-CO"/>
          </w:rPr>
          <w:tab/>
          <w:delText>5</w:delText>
        </w:r>
      </w:del>
    </w:p>
    <w:p w14:paraId="68C7DDE5" w14:textId="0D5B8700" w:rsidR="002D600F" w:rsidDel="005E5AE2" w:rsidRDefault="002D600F">
      <w:pPr>
        <w:pStyle w:val="TDC3"/>
        <w:rPr>
          <w:del w:id="151" w:author="Farid Eliecer Ureche Lopez" w:date="2019-10-14T18:28:00Z"/>
          <w:rFonts w:asciiTheme="minorHAnsi" w:eastAsiaTheme="minorEastAsia" w:hAnsiTheme="minorHAnsi" w:cstheme="minorBidi"/>
          <w:noProof/>
          <w:sz w:val="22"/>
          <w:szCs w:val="22"/>
          <w:lang w:val="es-CO" w:eastAsia="es-CO"/>
        </w:rPr>
      </w:pPr>
      <w:del w:id="152" w:author="Farid Eliecer Ureche Lopez" w:date="2019-10-14T18:28:00Z">
        <w:r w:rsidRPr="00441A18" w:rsidDel="005E5AE2">
          <w:rPr>
            <w:b/>
            <w:noProof/>
            <w:lang w:val="es-CO"/>
          </w:rPr>
          <w:delText>3.4.1</w:delText>
        </w:r>
        <w:r w:rsidDel="005E5AE2">
          <w:rPr>
            <w:rFonts w:asciiTheme="minorHAnsi" w:eastAsiaTheme="minorEastAsia" w:hAnsiTheme="minorHAnsi" w:cstheme="minorBidi"/>
            <w:noProof/>
            <w:sz w:val="22"/>
            <w:szCs w:val="22"/>
            <w:lang w:val="es-CO" w:eastAsia="es-CO"/>
          </w:rPr>
          <w:tab/>
        </w:r>
        <w:r w:rsidRPr="00441A18" w:rsidDel="005E5AE2">
          <w:rPr>
            <w:b/>
            <w:noProof/>
            <w:lang w:val="es-CO"/>
          </w:rPr>
          <w:delText>Descripción de atributos de calidad</w:delText>
        </w:r>
        <w:r w:rsidRPr="002D600F" w:rsidDel="005E5AE2">
          <w:rPr>
            <w:noProof/>
            <w:lang w:val="es-CO"/>
          </w:rPr>
          <w:tab/>
          <w:delText>5</w:delText>
        </w:r>
      </w:del>
    </w:p>
    <w:p w14:paraId="1AD21000" w14:textId="5A3EEB46" w:rsidR="002D600F" w:rsidDel="005E5AE2" w:rsidRDefault="002D600F">
      <w:pPr>
        <w:pStyle w:val="TDC1"/>
        <w:tabs>
          <w:tab w:val="left" w:pos="432"/>
        </w:tabs>
        <w:rPr>
          <w:del w:id="153" w:author="Farid Eliecer Ureche Lopez" w:date="2019-10-14T18:28:00Z"/>
          <w:rFonts w:asciiTheme="minorHAnsi" w:eastAsiaTheme="minorEastAsia" w:hAnsiTheme="minorHAnsi" w:cstheme="minorBidi"/>
          <w:noProof/>
          <w:sz w:val="22"/>
          <w:szCs w:val="22"/>
          <w:lang w:val="es-CO" w:eastAsia="es-CO"/>
        </w:rPr>
      </w:pPr>
      <w:del w:id="154" w:author="Farid Eliecer Ureche Lopez" w:date="2019-10-14T18:28:00Z">
        <w:r w:rsidRPr="00441A18" w:rsidDel="005E5AE2">
          <w:rPr>
            <w:rFonts w:cs="Arial"/>
            <w:noProof/>
            <w:lang w:val="es-CO"/>
          </w:rPr>
          <w:delText>4.</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Vistas de arquitectura</w:delText>
        </w:r>
        <w:r w:rsidRPr="002D600F" w:rsidDel="005E5AE2">
          <w:rPr>
            <w:noProof/>
            <w:lang w:val="es-CO"/>
          </w:rPr>
          <w:tab/>
          <w:delText>6</w:delText>
        </w:r>
      </w:del>
    </w:p>
    <w:p w14:paraId="63EB0238" w14:textId="192831E1" w:rsidR="002D600F" w:rsidDel="005E5AE2" w:rsidRDefault="002D600F">
      <w:pPr>
        <w:pStyle w:val="TDC2"/>
        <w:tabs>
          <w:tab w:val="left" w:pos="1000"/>
        </w:tabs>
        <w:rPr>
          <w:del w:id="155" w:author="Farid Eliecer Ureche Lopez" w:date="2019-10-14T18:28:00Z"/>
          <w:rFonts w:asciiTheme="minorHAnsi" w:eastAsiaTheme="minorEastAsia" w:hAnsiTheme="minorHAnsi" w:cstheme="minorBidi"/>
          <w:noProof/>
          <w:sz w:val="22"/>
          <w:szCs w:val="22"/>
          <w:lang w:val="es-CO" w:eastAsia="es-CO"/>
        </w:rPr>
      </w:pPr>
      <w:del w:id="156" w:author="Farid Eliecer Ureche Lopez" w:date="2019-10-14T18:28:00Z">
        <w:r w:rsidRPr="00441A18" w:rsidDel="005E5AE2">
          <w:rPr>
            <w:rFonts w:cs="Arial"/>
            <w:noProof/>
            <w:lang w:val="es-CO"/>
          </w:rPr>
          <w:delText>4.1</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Vistas de la arquitectura</w:delText>
        </w:r>
        <w:r w:rsidRPr="002D600F" w:rsidDel="005E5AE2">
          <w:rPr>
            <w:noProof/>
            <w:lang w:val="es-CO"/>
          </w:rPr>
          <w:tab/>
          <w:delText>6</w:delText>
        </w:r>
      </w:del>
    </w:p>
    <w:p w14:paraId="44BC99A4" w14:textId="4A082AA8" w:rsidR="002D600F" w:rsidDel="005E5AE2" w:rsidRDefault="002D600F">
      <w:pPr>
        <w:pStyle w:val="TDC3"/>
        <w:rPr>
          <w:del w:id="157" w:author="Farid Eliecer Ureche Lopez" w:date="2019-10-14T18:28:00Z"/>
          <w:rFonts w:asciiTheme="minorHAnsi" w:eastAsiaTheme="minorEastAsia" w:hAnsiTheme="minorHAnsi" w:cstheme="minorBidi"/>
          <w:noProof/>
          <w:sz w:val="22"/>
          <w:szCs w:val="22"/>
          <w:lang w:val="es-CO" w:eastAsia="es-CO"/>
        </w:rPr>
      </w:pPr>
      <w:del w:id="158" w:author="Farid Eliecer Ureche Lopez" w:date="2019-10-14T18:28:00Z">
        <w:r w:rsidRPr="00441A18" w:rsidDel="005E5AE2">
          <w:rPr>
            <w:rFonts w:cs="Arial"/>
            <w:noProof/>
            <w:lang w:val="es-CO"/>
          </w:rPr>
          <w:delText>4.1.1</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Vista lógica</w:delText>
        </w:r>
        <w:r w:rsidRPr="002D600F" w:rsidDel="005E5AE2">
          <w:rPr>
            <w:noProof/>
            <w:lang w:val="es-CO"/>
          </w:rPr>
          <w:tab/>
          <w:delText>6</w:delText>
        </w:r>
      </w:del>
    </w:p>
    <w:p w14:paraId="09B43D36" w14:textId="0CC63D03" w:rsidR="002D600F" w:rsidDel="005E5AE2" w:rsidRDefault="002D600F">
      <w:pPr>
        <w:pStyle w:val="TDC3"/>
        <w:rPr>
          <w:del w:id="159" w:author="Farid Eliecer Ureche Lopez" w:date="2019-10-14T18:28:00Z"/>
          <w:rFonts w:asciiTheme="minorHAnsi" w:eastAsiaTheme="minorEastAsia" w:hAnsiTheme="minorHAnsi" w:cstheme="minorBidi"/>
          <w:noProof/>
          <w:sz w:val="22"/>
          <w:szCs w:val="22"/>
          <w:lang w:val="es-CO" w:eastAsia="es-CO"/>
        </w:rPr>
      </w:pPr>
      <w:del w:id="160" w:author="Farid Eliecer Ureche Lopez" w:date="2019-10-14T18:28:00Z">
        <w:r w:rsidRPr="00441A18" w:rsidDel="005E5AE2">
          <w:rPr>
            <w:rFonts w:cs="Arial"/>
            <w:noProof/>
            <w:lang w:val="es-CO"/>
          </w:rPr>
          <w:delText>4.1.2</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Vista de desarrollo</w:delText>
        </w:r>
        <w:r w:rsidRPr="002D600F" w:rsidDel="005E5AE2">
          <w:rPr>
            <w:noProof/>
            <w:lang w:val="es-CO"/>
          </w:rPr>
          <w:tab/>
          <w:delText>6</w:delText>
        </w:r>
      </w:del>
    </w:p>
    <w:p w14:paraId="3E3A4051" w14:textId="1A8EA88F" w:rsidR="002D600F" w:rsidDel="005E5AE2" w:rsidRDefault="002D600F">
      <w:pPr>
        <w:pStyle w:val="TDC3"/>
        <w:rPr>
          <w:del w:id="161" w:author="Farid Eliecer Ureche Lopez" w:date="2019-10-14T18:28:00Z"/>
          <w:rFonts w:asciiTheme="minorHAnsi" w:eastAsiaTheme="minorEastAsia" w:hAnsiTheme="minorHAnsi" w:cstheme="minorBidi"/>
          <w:noProof/>
          <w:sz w:val="22"/>
          <w:szCs w:val="22"/>
          <w:lang w:val="es-CO" w:eastAsia="es-CO"/>
        </w:rPr>
      </w:pPr>
      <w:del w:id="162" w:author="Farid Eliecer Ureche Lopez" w:date="2019-10-14T18:28:00Z">
        <w:r w:rsidRPr="00441A18" w:rsidDel="005E5AE2">
          <w:rPr>
            <w:rFonts w:cs="Arial"/>
            <w:noProof/>
            <w:lang w:val="es-CO"/>
          </w:rPr>
          <w:delText>4.1.3</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Vista de procesos</w:delText>
        </w:r>
        <w:r w:rsidRPr="002D600F" w:rsidDel="005E5AE2">
          <w:rPr>
            <w:noProof/>
            <w:lang w:val="es-CO"/>
          </w:rPr>
          <w:tab/>
          <w:delText>6</w:delText>
        </w:r>
      </w:del>
    </w:p>
    <w:p w14:paraId="0CBA16AF" w14:textId="21515855" w:rsidR="002D600F" w:rsidDel="005E5AE2" w:rsidRDefault="002D600F">
      <w:pPr>
        <w:pStyle w:val="TDC3"/>
        <w:rPr>
          <w:del w:id="163" w:author="Farid Eliecer Ureche Lopez" w:date="2019-10-14T18:28:00Z"/>
          <w:rFonts w:asciiTheme="minorHAnsi" w:eastAsiaTheme="minorEastAsia" w:hAnsiTheme="minorHAnsi" w:cstheme="minorBidi"/>
          <w:noProof/>
          <w:sz w:val="22"/>
          <w:szCs w:val="22"/>
          <w:lang w:val="es-CO" w:eastAsia="es-CO"/>
        </w:rPr>
      </w:pPr>
      <w:del w:id="164" w:author="Farid Eliecer Ureche Lopez" w:date="2019-10-14T18:28:00Z">
        <w:r w:rsidRPr="00441A18" w:rsidDel="005E5AE2">
          <w:rPr>
            <w:rFonts w:cs="Arial"/>
            <w:noProof/>
            <w:lang w:val="es-CO"/>
          </w:rPr>
          <w:delText>4.1.4</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Vista física</w:delText>
        </w:r>
        <w:r w:rsidRPr="002D600F" w:rsidDel="005E5AE2">
          <w:rPr>
            <w:noProof/>
            <w:lang w:val="es-CO"/>
          </w:rPr>
          <w:tab/>
          <w:delText>6</w:delText>
        </w:r>
      </w:del>
    </w:p>
    <w:p w14:paraId="69F2877D" w14:textId="3043F478" w:rsidR="002D600F" w:rsidDel="005E5AE2" w:rsidRDefault="002D600F">
      <w:pPr>
        <w:pStyle w:val="TDC3"/>
        <w:rPr>
          <w:del w:id="165" w:author="Farid Eliecer Ureche Lopez" w:date="2019-10-14T18:28:00Z"/>
          <w:rFonts w:asciiTheme="minorHAnsi" w:eastAsiaTheme="minorEastAsia" w:hAnsiTheme="minorHAnsi" w:cstheme="minorBidi"/>
          <w:noProof/>
          <w:sz w:val="22"/>
          <w:szCs w:val="22"/>
          <w:lang w:val="es-CO" w:eastAsia="es-CO"/>
        </w:rPr>
      </w:pPr>
      <w:del w:id="166" w:author="Farid Eliecer Ureche Lopez" w:date="2019-10-14T18:28:00Z">
        <w:r w:rsidRPr="00441A18" w:rsidDel="005E5AE2">
          <w:rPr>
            <w:rFonts w:cs="Arial"/>
            <w:noProof/>
            <w:lang w:val="es-CO"/>
          </w:rPr>
          <w:delText>4.1.5</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Vista de casos de uso</w:delText>
        </w:r>
        <w:r w:rsidRPr="002D600F" w:rsidDel="005E5AE2">
          <w:rPr>
            <w:noProof/>
            <w:lang w:val="es-CO"/>
          </w:rPr>
          <w:tab/>
          <w:delText>6</w:delText>
        </w:r>
      </w:del>
    </w:p>
    <w:p w14:paraId="2FB69507" w14:textId="058A7E65" w:rsidR="002D600F" w:rsidDel="005E5AE2" w:rsidRDefault="002D600F">
      <w:pPr>
        <w:pStyle w:val="TDC3"/>
        <w:rPr>
          <w:del w:id="167" w:author="Farid Eliecer Ureche Lopez" w:date="2019-10-14T18:28:00Z"/>
          <w:rFonts w:asciiTheme="minorHAnsi" w:eastAsiaTheme="minorEastAsia" w:hAnsiTheme="minorHAnsi" w:cstheme="minorBidi"/>
          <w:noProof/>
          <w:sz w:val="22"/>
          <w:szCs w:val="22"/>
          <w:lang w:val="es-CO" w:eastAsia="es-CO"/>
        </w:rPr>
      </w:pPr>
      <w:del w:id="168" w:author="Farid Eliecer Ureche Lopez" w:date="2019-10-14T18:28:00Z">
        <w:r w:rsidRPr="00441A18" w:rsidDel="005E5AE2">
          <w:rPr>
            <w:rFonts w:cs="Arial"/>
            <w:noProof/>
            <w:lang w:val="es-CO"/>
          </w:rPr>
          <w:delText>4.1.6</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Vista de datos</w:delText>
        </w:r>
        <w:r w:rsidRPr="002D600F" w:rsidDel="005E5AE2">
          <w:rPr>
            <w:noProof/>
            <w:lang w:val="es-CO"/>
          </w:rPr>
          <w:tab/>
          <w:delText>6</w:delText>
        </w:r>
      </w:del>
    </w:p>
    <w:p w14:paraId="6D5FB62E" w14:textId="2EFE4895" w:rsidR="002D600F" w:rsidDel="005E5AE2" w:rsidRDefault="002D600F">
      <w:pPr>
        <w:pStyle w:val="TDC1"/>
        <w:tabs>
          <w:tab w:val="left" w:pos="432"/>
        </w:tabs>
        <w:rPr>
          <w:del w:id="169" w:author="Farid Eliecer Ureche Lopez" w:date="2019-10-14T18:28:00Z"/>
          <w:rFonts w:asciiTheme="minorHAnsi" w:eastAsiaTheme="minorEastAsia" w:hAnsiTheme="minorHAnsi" w:cstheme="minorBidi"/>
          <w:noProof/>
          <w:sz w:val="22"/>
          <w:szCs w:val="22"/>
          <w:lang w:val="es-CO" w:eastAsia="es-CO"/>
        </w:rPr>
      </w:pPr>
      <w:del w:id="170" w:author="Farid Eliecer Ureche Lopez" w:date="2019-10-14T18:28:00Z">
        <w:r w:rsidRPr="00441A18" w:rsidDel="005E5AE2">
          <w:rPr>
            <w:rFonts w:cs="Arial"/>
            <w:noProof/>
            <w:lang w:val="es-CO"/>
          </w:rPr>
          <w:delText>5.</w:delText>
        </w:r>
        <w:r w:rsidDel="005E5AE2">
          <w:rPr>
            <w:rFonts w:asciiTheme="minorHAnsi" w:eastAsiaTheme="minorEastAsia" w:hAnsiTheme="minorHAnsi" w:cstheme="minorBidi"/>
            <w:noProof/>
            <w:sz w:val="22"/>
            <w:szCs w:val="22"/>
            <w:lang w:val="es-CO" w:eastAsia="es-CO"/>
          </w:rPr>
          <w:tab/>
        </w:r>
        <w:r w:rsidRPr="00441A18" w:rsidDel="005E5AE2">
          <w:rPr>
            <w:rFonts w:cs="Arial"/>
            <w:noProof/>
            <w:lang w:val="es-CO"/>
          </w:rPr>
          <w:delText>Riesgos de la arquitectura</w:delText>
        </w:r>
        <w:r w:rsidRPr="002D600F" w:rsidDel="005E5AE2">
          <w:rPr>
            <w:noProof/>
            <w:lang w:val="es-CO"/>
          </w:rPr>
          <w:tab/>
          <w:delText>8</w:delText>
        </w:r>
      </w:del>
    </w:p>
    <w:p w14:paraId="48A21919" w14:textId="77777777" w:rsidR="00161302" w:rsidRPr="00CB2AA7" w:rsidRDefault="003F318F">
      <w:pPr>
        <w:pStyle w:val="Ttulo"/>
        <w:rPr>
          <w:rFonts w:cs="Arial"/>
          <w:sz w:val="20"/>
          <w:lang w:val="es-CO"/>
        </w:rPr>
      </w:pPr>
      <w:r w:rsidRPr="001C1553">
        <w:rPr>
          <w:rFonts w:cs="Arial"/>
          <w:sz w:val="20"/>
          <w:lang w:val="es-CO"/>
        </w:rPr>
        <w:fldChar w:fldCharType="end"/>
      </w:r>
      <w:r w:rsidR="00161302" w:rsidRPr="00CB2AA7">
        <w:rPr>
          <w:rFonts w:cs="Arial"/>
          <w:sz w:val="20"/>
          <w:lang w:val="es-CO"/>
        </w:rPr>
        <w:br w:type="page"/>
      </w:r>
    </w:p>
    <w:p w14:paraId="218C1D73" w14:textId="77777777" w:rsidR="00161302" w:rsidRPr="00D14995" w:rsidRDefault="00ED3561">
      <w:pPr>
        <w:pStyle w:val="Ttulo1"/>
        <w:rPr>
          <w:rFonts w:ascii="Times New Roman" w:hAnsi="Times New Roman"/>
          <w:sz w:val="20"/>
          <w:lang w:val="es-CO"/>
          <w:rPrChange w:id="171" w:author="Farid Eliecer Ureche Lopez" w:date="2019-10-13T21:24:00Z">
            <w:rPr>
              <w:rFonts w:cs="Arial"/>
              <w:sz w:val="20"/>
              <w:lang w:val="es-CO"/>
            </w:rPr>
          </w:rPrChange>
        </w:rPr>
      </w:pPr>
      <w:bookmarkStart w:id="172" w:name="_Toc21970146"/>
      <w:r w:rsidRPr="00D14995">
        <w:rPr>
          <w:rFonts w:ascii="Times New Roman" w:hAnsi="Times New Roman"/>
          <w:sz w:val="20"/>
          <w:lang w:val="es-CO"/>
          <w:rPrChange w:id="173" w:author="Farid Eliecer Ureche Lopez" w:date="2019-10-13T21:24:00Z">
            <w:rPr>
              <w:rFonts w:cs="Arial"/>
              <w:sz w:val="20"/>
              <w:lang w:val="es-CO"/>
            </w:rPr>
          </w:rPrChange>
        </w:rPr>
        <w:lastRenderedPageBreak/>
        <w:t>Introducción</w:t>
      </w:r>
      <w:bookmarkEnd w:id="172"/>
    </w:p>
    <w:p w14:paraId="15824863" w14:textId="4AA6F4CC" w:rsidR="0060409D" w:rsidRPr="00BA6658" w:rsidRDefault="002A2128" w:rsidP="0060409D">
      <w:pPr>
        <w:rPr>
          <w:ins w:id="174" w:author="Farid Eliecer Ureche Lopez" w:date="2019-10-13T21:35:00Z"/>
          <w:lang w:val="es-CO"/>
        </w:rPr>
      </w:pPr>
      <w:del w:id="175" w:author="Farid Eliecer Ureche Lopez" w:date="2019-10-13T22:28:00Z">
        <w:r w:rsidRPr="00D14995" w:rsidDel="000770E8">
          <w:rPr>
            <w:lang w:val="es-CO"/>
            <w:rPrChange w:id="176" w:author="Farid Eliecer Ureche Lopez" w:date="2019-10-13T21:24:00Z">
              <w:rPr>
                <w:rFonts w:ascii="Arial" w:hAnsi="Arial" w:cs="Arial"/>
                <w:lang w:val="es-CO"/>
              </w:rPr>
            </w:rPrChange>
          </w:rPr>
          <w:delText xml:space="preserve">&lt;Introducción al documento </w:delText>
        </w:r>
        <w:r w:rsidR="00ED3561" w:rsidRPr="00D14995" w:rsidDel="000770E8">
          <w:rPr>
            <w:lang w:val="es-CO"/>
            <w:rPrChange w:id="177" w:author="Farid Eliecer Ureche Lopez" w:date="2019-10-13T21:24:00Z">
              <w:rPr>
                <w:rFonts w:ascii="Arial" w:hAnsi="Arial" w:cs="Arial"/>
                <w:lang w:val="es-CO"/>
              </w:rPr>
            </w:rPrChange>
          </w:rPr>
          <w:delText>y</w:delText>
        </w:r>
        <w:r w:rsidR="00F31571" w:rsidRPr="00D14995" w:rsidDel="000770E8">
          <w:rPr>
            <w:lang w:val="es-CO"/>
            <w:rPrChange w:id="178" w:author="Farid Eliecer Ureche Lopez" w:date="2019-10-13T21:24:00Z">
              <w:rPr>
                <w:rFonts w:ascii="Arial" w:hAnsi="Arial" w:cs="Arial"/>
                <w:lang w:val="es-CO"/>
              </w:rPr>
            </w:rPrChange>
          </w:rPr>
          <w:delText xml:space="preserve"> contexto general del formato. Se </w:delText>
        </w:r>
        <w:r w:rsidR="00ED3561" w:rsidRPr="00D14995" w:rsidDel="000770E8">
          <w:rPr>
            <w:lang w:val="es-CO"/>
            <w:rPrChange w:id="179" w:author="Farid Eliecer Ureche Lopez" w:date="2019-10-13T21:24:00Z">
              <w:rPr>
                <w:rFonts w:ascii="Arial" w:hAnsi="Arial" w:cs="Arial"/>
                <w:lang w:val="es-CO"/>
              </w:rPr>
            </w:rPrChange>
          </w:rPr>
          <w:delText>explica la estructura del documento&gt;</w:delText>
        </w:r>
      </w:del>
      <w:ins w:id="180" w:author="Farid Eliecer Ureche Lopez" w:date="2019-10-13T21:35:00Z">
        <w:r w:rsidR="0060409D" w:rsidRPr="00BA6658">
          <w:rPr>
            <w:lang w:val="es-CO"/>
          </w:rPr>
          <w:t>Este documento muestra el proceso y resultado de la arquitectura de software que se implementara sobre</w:t>
        </w:r>
      </w:ins>
      <w:r w:rsidR="00822F49">
        <w:rPr>
          <w:lang w:val="es-CO"/>
        </w:rPr>
        <w:t xml:space="preserve"> el portal financiero en línea para el </w:t>
      </w:r>
      <w:r w:rsidR="00822F49" w:rsidRPr="00822F49">
        <w:rPr>
          <w:lang w:val="es-CO"/>
        </w:rPr>
        <w:t>Universal Bank</w:t>
      </w:r>
      <w:ins w:id="181" w:author="Farid Eliecer Ureche Lopez" w:date="2019-10-13T21:35:00Z">
        <w:r w:rsidR="0060409D" w:rsidRPr="00BA6658">
          <w:rPr>
            <w:lang w:val="es-CO"/>
          </w:rPr>
          <w:t xml:space="preserve">, teniendo en cuenta los distintos pasos de análisis y diseño relacionados en la creación de la </w:t>
        </w:r>
        <w:r w:rsidR="0060409D" w:rsidRPr="000D4226">
          <w:rPr>
            <w:lang w:val="es-CO"/>
          </w:rPr>
          <w:t xml:space="preserve">arquitectura </w:t>
        </w:r>
        <w:r w:rsidR="0060409D">
          <w:rPr>
            <w:lang w:val="es-CO"/>
          </w:rPr>
          <w:t>deseada</w:t>
        </w:r>
        <w:r w:rsidR="0060409D" w:rsidRPr="00BA6658">
          <w:rPr>
            <w:lang w:val="es-CO"/>
          </w:rPr>
          <w:t>.</w:t>
        </w:r>
      </w:ins>
    </w:p>
    <w:p w14:paraId="421FAD3F" w14:textId="72711EFA" w:rsidR="0060409D" w:rsidRPr="00BA6658" w:rsidRDefault="0060409D" w:rsidP="0060409D">
      <w:pPr>
        <w:rPr>
          <w:ins w:id="182" w:author="Farid Eliecer Ureche Lopez" w:date="2019-10-13T21:35:00Z"/>
          <w:lang w:val="es-CO"/>
        </w:rPr>
      </w:pPr>
      <w:ins w:id="183" w:author="Farid Eliecer Ureche Lopez" w:date="2019-10-13T21:35:00Z">
        <w:r w:rsidRPr="00BA6658">
          <w:rPr>
            <w:lang w:val="es-CO"/>
          </w:rPr>
          <w:t xml:space="preserve">El documento nos proporcionara todos los conceptos fundamentales o propiedades del sistema y su relación con su entorno. Esto nos lleva a una a la recopilación de todos los elementos y datos importantes para la generación de la </w:t>
        </w:r>
        <w:r w:rsidRPr="000D4226">
          <w:rPr>
            <w:lang w:val="es-CO"/>
          </w:rPr>
          <w:t>arquitectura de la aplicación</w:t>
        </w:r>
        <w:r w:rsidRPr="00BA6658">
          <w:rPr>
            <w:lang w:val="es-CO"/>
          </w:rPr>
          <w:t>, partiendo desde las distintas vistas del modelo 4+1, pasando por los requerimientos (funcionales o no funcionales) y su adecuada priorización, generación de escenarios</w:t>
        </w:r>
        <w:r>
          <w:rPr>
            <w:lang w:val="es-CO"/>
          </w:rPr>
          <w:t>.</w:t>
        </w:r>
      </w:ins>
    </w:p>
    <w:p w14:paraId="544614F7" w14:textId="71C88BE9" w:rsidR="0060409D" w:rsidRPr="00BA6658" w:rsidRDefault="0060409D" w:rsidP="0060409D">
      <w:pPr>
        <w:rPr>
          <w:ins w:id="184" w:author="Farid Eliecer Ureche Lopez" w:date="2019-10-13T21:35:00Z"/>
          <w:lang w:val="es-CO"/>
        </w:rPr>
      </w:pPr>
      <w:ins w:id="185" w:author="Farid Eliecer Ureche Lopez" w:date="2019-10-13T21:35:00Z">
        <w:r w:rsidRPr="00BA6658">
          <w:rPr>
            <w:lang w:val="es-CO"/>
          </w:rPr>
          <w:t xml:space="preserve">Las partes </w:t>
        </w:r>
      </w:ins>
      <w:r w:rsidR="00822F49" w:rsidRPr="00BA6658">
        <w:rPr>
          <w:lang w:val="es-CO"/>
        </w:rPr>
        <w:t>más</w:t>
      </w:r>
      <w:ins w:id="186" w:author="Farid Eliecer Ureche Lopez" w:date="2019-10-13T21:35:00Z">
        <w:r w:rsidRPr="00BA6658">
          <w:rPr>
            <w:lang w:val="es-CO"/>
          </w:rPr>
          <w:t xml:space="preserve"> importantes del desarrollo de la arquitectura se reflejarán en los </w:t>
        </w:r>
        <w:r w:rsidRPr="000D4226">
          <w:rPr>
            <w:lang w:val="es-CO"/>
          </w:rPr>
          <w:t>diferentes</w:t>
        </w:r>
        <w:r w:rsidRPr="00BA6658">
          <w:rPr>
            <w:lang w:val="es-CO"/>
          </w:rPr>
          <w:t xml:space="preserve"> apartados del documento, existen elementos con un alto acoplamiento, donde estos mostraran la transformación del proceso a lo largo del trabajo de diseño arquitectónico y una línea de tiempo de los cambios realizados. </w:t>
        </w:r>
      </w:ins>
    </w:p>
    <w:p w14:paraId="13AAAB82" w14:textId="77777777" w:rsidR="0060409D" w:rsidRPr="0060409D" w:rsidRDefault="0060409D">
      <w:pPr>
        <w:pStyle w:val="Textoindependiente"/>
        <w:rPr>
          <w:lang w:val="es-CO"/>
          <w:rPrChange w:id="187" w:author="Farid Eliecer Ureche Lopez" w:date="2019-10-13T21:35:00Z">
            <w:rPr>
              <w:rFonts w:ascii="Arial" w:hAnsi="Arial" w:cs="Arial"/>
              <w:lang w:val="es-CO"/>
            </w:rPr>
          </w:rPrChange>
        </w:rPr>
        <w:pPrChange w:id="188" w:author="Farid Eliecer Ureche Lopez" w:date="2019-10-13T21:35:00Z">
          <w:pPr>
            <w:pStyle w:val="InfoBlue"/>
          </w:pPr>
        </w:pPrChange>
      </w:pPr>
    </w:p>
    <w:p w14:paraId="652ADDA2" w14:textId="77777777" w:rsidR="00161302" w:rsidRPr="00D14995" w:rsidRDefault="00F74E52">
      <w:pPr>
        <w:pStyle w:val="Ttulo2"/>
        <w:rPr>
          <w:rFonts w:ascii="Times New Roman" w:hAnsi="Times New Roman"/>
          <w:lang w:val="es-CO"/>
          <w:rPrChange w:id="189" w:author="Farid Eliecer Ureche Lopez" w:date="2019-10-13T21:24:00Z">
            <w:rPr>
              <w:rFonts w:cs="Arial"/>
              <w:lang w:val="es-CO"/>
            </w:rPr>
          </w:rPrChange>
        </w:rPr>
      </w:pPr>
      <w:bookmarkStart w:id="190" w:name="_Toc21970147"/>
      <w:r w:rsidRPr="00D14995">
        <w:rPr>
          <w:rFonts w:ascii="Times New Roman" w:hAnsi="Times New Roman"/>
          <w:lang w:val="es-CO"/>
          <w:rPrChange w:id="191" w:author="Farid Eliecer Ureche Lopez" w:date="2019-10-13T21:24:00Z">
            <w:rPr>
              <w:rFonts w:cs="Arial"/>
              <w:lang w:val="es-CO"/>
            </w:rPr>
          </w:rPrChange>
        </w:rPr>
        <w:t>Objetivo</w:t>
      </w:r>
      <w:bookmarkEnd w:id="190"/>
    </w:p>
    <w:p w14:paraId="30E53C26" w14:textId="7794BCF2" w:rsidR="0060409D" w:rsidRPr="00BA6658" w:rsidRDefault="00ED3561" w:rsidP="0060409D">
      <w:pPr>
        <w:rPr>
          <w:ins w:id="192" w:author="Farid Eliecer Ureche Lopez" w:date="2019-10-13T21:34:00Z"/>
          <w:lang w:val="es-CO"/>
        </w:rPr>
      </w:pPr>
      <w:bookmarkStart w:id="193" w:name="_Toc456598588"/>
      <w:del w:id="194" w:author="Farid Eliecer Ureche Lopez" w:date="2019-10-13T22:28:00Z">
        <w:r w:rsidRPr="00D14995" w:rsidDel="000770E8">
          <w:rPr>
            <w:lang w:val="es-CO"/>
            <w:rPrChange w:id="195" w:author="Farid Eliecer Ureche Lopez" w:date="2019-10-13T21:24:00Z">
              <w:rPr>
                <w:rFonts w:ascii="Arial" w:hAnsi="Arial" w:cs="Arial"/>
                <w:lang w:val="es-CO"/>
              </w:rPr>
            </w:rPrChange>
          </w:rPr>
          <w:delText xml:space="preserve">&lt;Objetivo del </w:delText>
        </w:r>
        <w:r w:rsidR="00F31571" w:rsidRPr="00D14995" w:rsidDel="000770E8">
          <w:rPr>
            <w:lang w:val="es-CO"/>
            <w:rPrChange w:id="196" w:author="Farid Eliecer Ureche Lopez" w:date="2019-10-13T21:24:00Z">
              <w:rPr>
                <w:rFonts w:ascii="Arial" w:hAnsi="Arial" w:cs="Arial"/>
                <w:lang w:val="es-CO"/>
              </w:rPr>
            </w:rPrChange>
          </w:rPr>
          <w:delText>documento</w:delText>
        </w:r>
        <w:r w:rsidR="008C12E8" w:rsidRPr="00D14995" w:rsidDel="000770E8">
          <w:rPr>
            <w:lang w:val="es-CO"/>
            <w:rPrChange w:id="197" w:author="Farid Eliecer Ureche Lopez" w:date="2019-10-13T21:24:00Z">
              <w:rPr>
                <w:rFonts w:ascii="Arial" w:hAnsi="Arial" w:cs="Arial"/>
                <w:lang w:val="es-CO"/>
              </w:rPr>
            </w:rPrChange>
          </w:rPr>
          <w:delText xml:space="preserve"> </w:delText>
        </w:r>
        <w:r w:rsidRPr="00D14995" w:rsidDel="000770E8">
          <w:rPr>
            <w:lang w:val="es-CO"/>
            <w:rPrChange w:id="198" w:author="Farid Eliecer Ureche Lopez" w:date="2019-10-13T21:24:00Z">
              <w:rPr>
                <w:rFonts w:ascii="Arial" w:hAnsi="Arial" w:cs="Arial"/>
                <w:lang w:val="es-CO"/>
              </w:rPr>
            </w:rPrChange>
          </w:rPr>
          <w:delText>&gt;</w:delText>
        </w:r>
      </w:del>
      <w:ins w:id="199" w:author="Farid Eliecer Ureche Lopez" w:date="2019-10-13T21:34:00Z">
        <w:r w:rsidR="0060409D" w:rsidRPr="00BA6658">
          <w:rPr>
            <w:lang w:val="es-CO"/>
          </w:rPr>
          <w:t xml:space="preserve">El documento nos permite tener una vista a grandes rasgos de la composición </w:t>
        </w:r>
      </w:ins>
      <w:r w:rsidR="00822F49">
        <w:rPr>
          <w:lang w:val="es-CO"/>
        </w:rPr>
        <w:t xml:space="preserve">del portal financiero en línea para el </w:t>
      </w:r>
      <w:r w:rsidR="00822F49" w:rsidRPr="00822F49">
        <w:rPr>
          <w:lang w:val="es-CO"/>
        </w:rPr>
        <w:t>Universal Bank</w:t>
      </w:r>
      <w:ins w:id="200" w:author="Farid Eliecer Ureche Lopez" w:date="2019-10-13T21:34:00Z">
        <w:r w:rsidR="0060409D" w:rsidRPr="00BA6658">
          <w:rPr>
            <w:lang w:val="es-CO"/>
          </w:rPr>
          <w:t>. Mediante el documento, se busca la representación de diferentes vistas arquitecturales que describan los componentes que son de alta relevancia para entender el funcionamiento del sistema y poder trasmitir de manera clara, las decisiones arquitecturales que han sido tomadas para darle forma a los objetivos planteados.</w:t>
        </w:r>
      </w:ins>
    </w:p>
    <w:p w14:paraId="6EFE67E9" w14:textId="77777777" w:rsidR="0060409D" w:rsidRPr="0060409D" w:rsidRDefault="0060409D">
      <w:pPr>
        <w:pStyle w:val="Textoindependiente"/>
        <w:rPr>
          <w:lang w:val="es-CO"/>
          <w:rPrChange w:id="201" w:author="Farid Eliecer Ureche Lopez" w:date="2019-10-13T21:34:00Z">
            <w:rPr>
              <w:rFonts w:ascii="Arial" w:hAnsi="Arial" w:cs="Arial"/>
              <w:lang w:val="es-CO"/>
            </w:rPr>
          </w:rPrChange>
        </w:rPr>
        <w:pPrChange w:id="202" w:author="Farid Eliecer Ureche Lopez" w:date="2019-10-13T21:34:00Z">
          <w:pPr>
            <w:pStyle w:val="InfoBlue"/>
          </w:pPr>
        </w:pPrChange>
      </w:pPr>
    </w:p>
    <w:p w14:paraId="59CC1D9E" w14:textId="77777777" w:rsidR="00161302" w:rsidRPr="00D14995" w:rsidRDefault="00ED3561">
      <w:pPr>
        <w:pStyle w:val="Ttulo2"/>
        <w:rPr>
          <w:rFonts w:ascii="Times New Roman" w:hAnsi="Times New Roman"/>
          <w:lang w:val="es-CO"/>
          <w:rPrChange w:id="203" w:author="Farid Eliecer Ureche Lopez" w:date="2019-10-13T21:24:00Z">
            <w:rPr>
              <w:rFonts w:cs="Arial"/>
              <w:lang w:val="es-CO"/>
            </w:rPr>
          </w:rPrChange>
        </w:rPr>
      </w:pPr>
      <w:bookmarkStart w:id="204" w:name="_Toc21970148"/>
      <w:bookmarkEnd w:id="193"/>
      <w:r w:rsidRPr="00D14995">
        <w:rPr>
          <w:rFonts w:ascii="Times New Roman" w:hAnsi="Times New Roman"/>
          <w:lang w:val="es-CO"/>
          <w:rPrChange w:id="205" w:author="Farid Eliecer Ureche Lopez" w:date="2019-10-13T21:24:00Z">
            <w:rPr>
              <w:rFonts w:cs="Arial"/>
              <w:lang w:val="es-CO"/>
            </w:rPr>
          </w:rPrChange>
        </w:rPr>
        <w:t>Definiciones, Acrónimos y Abreviaturas</w:t>
      </w:r>
      <w:bookmarkEnd w:id="204"/>
    </w:p>
    <w:p w14:paraId="031156D6" w14:textId="701297C2" w:rsidR="00161302" w:rsidRDefault="008C2082" w:rsidP="00476FD5">
      <w:pPr>
        <w:pStyle w:val="Textoindependiente"/>
        <w:ind w:left="0"/>
        <w:rPr>
          <w:lang w:val="es-CO"/>
        </w:rPr>
      </w:pPr>
      <w:r w:rsidRPr="008C2082">
        <w:rPr>
          <w:lang w:val="es-CO"/>
        </w:rPr>
        <w:t>PFL: Portal financiero en Línea.</w:t>
      </w:r>
      <w:del w:id="206" w:author="Farid Eliecer Ureche Lopez" w:date="2019-10-13T22:28:00Z">
        <w:r w:rsidR="00ED3561" w:rsidRPr="008C2082" w:rsidDel="000770E8">
          <w:rPr>
            <w:lang w:val="es-CO"/>
            <w:rPrChange w:id="207" w:author="Farid Eliecer Ureche Lopez" w:date="2019-10-13T21:24:00Z">
              <w:rPr>
                <w:rFonts w:ascii="Arial" w:hAnsi="Arial" w:cs="Arial"/>
                <w:i/>
                <w:color w:val="0000FF"/>
                <w:lang w:val="es-CO"/>
              </w:rPr>
            </w:rPrChange>
          </w:rPr>
          <w:delText>&lt;</w:delText>
        </w:r>
        <w:r w:rsidR="008C12E8" w:rsidRPr="008C2082" w:rsidDel="000770E8">
          <w:rPr>
            <w:lang w:val="es-CO"/>
            <w:rPrChange w:id="208" w:author="Farid Eliecer Ureche Lopez" w:date="2019-10-13T21:24:00Z">
              <w:rPr>
                <w:rFonts w:ascii="Arial" w:hAnsi="Arial" w:cs="Arial"/>
                <w:i/>
                <w:color w:val="0000FF"/>
                <w:lang w:val="es-CO"/>
              </w:rPr>
            </w:rPrChange>
          </w:rPr>
          <w:delText>C</w:delText>
        </w:r>
        <w:r w:rsidR="00ED3561" w:rsidRPr="008C2082" w:rsidDel="000770E8">
          <w:rPr>
            <w:lang w:val="es-CO"/>
            <w:rPrChange w:id="209" w:author="Farid Eliecer Ureche Lopez" w:date="2019-10-13T21:24:00Z">
              <w:rPr>
                <w:rFonts w:ascii="Arial" w:hAnsi="Arial" w:cs="Arial"/>
                <w:i/>
                <w:color w:val="0000FF"/>
                <w:lang w:val="es-CO"/>
              </w:rPr>
            </w:rPrChange>
          </w:rPr>
          <w:delText xml:space="preserve">onceptos que se deban explicar </w:delText>
        </w:r>
        <w:r w:rsidR="008C12E8" w:rsidRPr="008C2082" w:rsidDel="000770E8">
          <w:rPr>
            <w:lang w:val="es-CO"/>
            <w:rPrChange w:id="210" w:author="Farid Eliecer Ureche Lopez" w:date="2019-10-13T21:24:00Z">
              <w:rPr>
                <w:rFonts w:ascii="Arial" w:hAnsi="Arial" w:cs="Arial"/>
                <w:i/>
                <w:color w:val="0000FF"/>
                <w:lang w:val="es-CO"/>
              </w:rPr>
            </w:rPrChange>
          </w:rPr>
          <w:delText xml:space="preserve">para el </w:delText>
        </w:r>
        <w:r w:rsidR="00ED3561" w:rsidRPr="008C2082" w:rsidDel="000770E8">
          <w:rPr>
            <w:lang w:val="es-CO"/>
            <w:rPrChange w:id="211" w:author="Farid Eliecer Ureche Lopez" w:date="2019-10-13T21:24:00Z">
              <w:rPr>
                <w:rFonts w:ascii="Arial" w:hAnsi="Arial" w:cs="Arial"/>
                <w:i/>
                <w:color w:val="0000FF"/>
                <w:lang w:val="es-CO"/>
              </w:rPr>
            </w:rPrChange>
          </w:rPr>
          <w:delText>entendimiento del documento&gt;</w:delText>
        </w:r>
      </w:del>
    </w:p>
    <w:p w14:paraId="1454CFEF" w14:textId="00C2744A" w:rsidR="00517C32" w:rsidRDefault="00517C32" w:rsidP="00476FD5">
      <w:pPr>
        <w:pStyle w:val="Textoindependiente"/>
        <w:ind w:left="0"/>
        <w:rPr>
          <w:lang w:val="es-CO"/>
        </w:rPr>
      </w:pPr>
      <w:r w:rsidRPr="00517C32">
        <w:rPr>
          <w:lang w:val="es-CO"/>
        </w:rPr>
        <w:t>CICS: Customer Information Control System.</w:t>
      </w:r>
    </w:p>
    <w:p w14:paraId="2ABA5772" w14:textId="77777777" w:rsidR="008C2082" w:rsidRPr="00D14995" w:rsidDel="000770E8" w:rsidRDefault="008C2082" w:rsidP="008C2082">
      <w:pPr>
        <w:rPr>
          <w:del w:id="212" w:author="Farid Eliecer Ureche Lopez" w:date="2019-10-13T22:28:00Z"/>
          <w:lang w:val="es-CO"/>
          <w:rPrChange w:id="213" w:author="Farid Eliecer Ureche Lopez" w:date="2019-10-13T21:24:00Z">
            <w:rPr>
              <w:del w:id="214" w:author="Farid Eliecer Ureche Lopez" w:date="2019-10-13T22:28:00Z"/>
              <w:rFonts w:ascii="Arial" w:hAnsi="Arial" w:cs="Arial"/>
              <w:lang w:val="es-CO"/>
            </w:rPr>
          </w:rPrChange>
        </w:rPr>
      </w:pPr>
    </w:p>
    <w:p w14:paraId="5E3146D6" w14:textId="202185C7" w:rsidR="00576799" w:rsidRPr="00D14995" w:rsidRDefault="00576799" w:rsidP="00476FD5">
      <w:pPr>
        <w:pStyle w:val="Textoindependiente"/>
        <w:ind w:left="0"/>
        <w:rPr>
          <w:lang w:val="es-CO"/>
          <w:rPrChange w:id="215" w:author="Farid Eliecer Ureche Lopez" w:date="2019-10-13T21:24:00Z">
            <w:rPr>
              <w:rFonts w:ascii="Arial" w:hAnsi="Arial" w:cs="Arial"/>
              <w:lang w:val="es-CO"/>
            </w:rPr>
          </w:rPrChange>
        </w:rPr>
      </w:pPr>
    </w:p>
    <w:p w14:paraId="4E6468E0" w14:textId="77777777" w:rsidR="006C46E1" w:rsidRPr="00D14995" w:rsidRDefault="006C46E1" w:rsidP="006C46E1">
      <w:pPr>
        <w:pStyle w:val="Textoindependiente"/>
        <w:rPr>
          <w:lang w:val="es-CO"/>
        </w:rPr>
      </w:pPr>
    </w:p>
    <w:p w14:paraId="4E1F9A16" w14:textId="77777777" w:rsidR="00161302" w:rsidRPr="00D14995" w:rsidRDefault="00ED3561">
      <w:pPr>
        <w:pStyle w:val="Ttulo2"/>
        <w:rPr>
          <w:rFonts w:ascii="Times New Roman" w:hAnsi="Times New Roman"/>
          <w:lang w:val="es-CO"/>
          <w:rPrChange w:id="216" w:author="Farid Eliecer Ureche Lopez" w:date="2019-10-13T21:24:00Z">
            <w:rPr>
              <w:rFonts w:cs="Arial"/>
              <w:lang w:val="es-CO"/>
            </w:rPr>
          </w:rPrChange>
        </w:rPr>
      </w:pPr>
      <w:bookmarkStart w:id="217" w:name="_Toc21970149"/>
      <w:r w:rsidRPr="00D14995">
        <w:rPr>
          <w:rFonts w:ascii="Times New Roman" w:hAnsi="Times New Roman"/>
          <w:lang w:val="es-CO"/>
          <w:rPrChange w:id="218" w:author="Farid Eliecer Ureche Lopez" w:date="2019-10-13T21:24:00Z">
            <w:rPr>
              <w:rFonts w:cs="Arial"/>
              <w:lang w:val="es-CO"/>
            </w:rPr>
          </w:rPrChange>
        </w:rPr>
        <w:t>Referencias</w:t>
      </w:r>
      <w:bookmarkEnd w:id="217"/>
    </w:p>
    <w:p w14:paraId="4D7D90CF" w14:textId="7FF36C68" w:rsidR="00161302" w:rsidRPr="00D14995" w:rsidDel="000770E8" w:rsidRDefault="00ED3561">
      <w:pPr>
        <w:pStyle w:val="InfoBlue"/>
        <w:rPr>
          <w:del w:id="219" w:author="Farid Eliecer Ureche Lopez" w:date="2019-10-13T22:28:00Z"/>
          <w:lang w:val="es-CO"/>
          <w:rPrChange w:id="220" w:author="Farid Eliecer Ureche Lopez" w:date="2019-10-13T21:24:00Z">
            <w:rPr>
              <w:del w:id="221" w:author="Farid Eliecer Ureche Lopez" w:date="2019-10-13T22:28:00Z"/>
              <w:rFonts w:ascii="Arial" w:hAnsi="Arial" w:cs="Arial"/>
              <w:lang w:val="es-CO"/>
            </w:rPr>
          </w:rPrChange>
        </w:rPr>
      </w:pPr>
      <w:del w:id="222" w:author="Farid Eliecer Ureche Lopez" w:date="2019-10-13T22:28:00Z">
        <w:r w:rsidRPr="00D14995" w:rsidDel="000770E8">
          <w:rPr>
            <w:lang w:val="es-CO"/>
            <w:rPrChange w:id="223" w:author="Farid Eliecer Ureche Lopez" w:date="2019-10-13T21:24:00Z">
              <w:rPr>
                <w:rFonts w:ascii="Arial" w:hAnsi="Arial" w:cs="Arial"/>
                <w:lang w:val="es-CO"/>
              </w:rPr>
            </w:rPrChange>
          </w:rPr>
          <w:delText>&lt;En caso de utilizar bibliografía es necesario referenciarla en el document</w:delText>
        </w:r>
        <w:r w:rsidR="00A70662" w:rsidRPr="00D14995" w:rsidDel="000770E8">
          <w:rPr>
            <w:lang w:val="es-CO"/>
            <w:rPrChange w:id="224" w:author="Farid Eliecer Ureche Lopez" w:date="2019-10-13T21:24:00Z">
              <w:rPr>
                <w:rFonts w:ascii="Arial" w:hAnsi="Arial" w:cs="Arial"/>
                <w:lang w:val="es-CO"/>
              </w:rPr>
            </w:rPrChange>
          </w:rPr>
          <w:delText>o</w:delText>
        </w:r>
        <w:r w:rsidRPr="00D14995" w:rsidDel="000770E8">
          <w:rPr>
            <w:lang w:val="es-CO"/>
            <w:rPrChange w:id="225" w:author="Farid Eliecer Ureche Lopez" w:date="2019-10-13T21:24:00Z">
              <w:rPr>
                <w:rFonts w:ascii="Arial" w:hAnsi="Arial" w:cs="Arial"/>
                <w:lang w:val="es-CO"/>
              </w:rPr>
            </w:rPrChange>
          </w:rPr>
          <w:delText>&gt;</w:delText>
        </w:r>
      </w:del>
    </w:p>
    <w:p w14:paraId="74A629C4" w14:textId="77777777" w:rsidR="00476FD5" w:rsidRPr="00D14995" w:rsidRDefault="00476FD5" w:rsidP="00476FD5">
      <w:pPr>
        <w:pStyle w:val="NormalWeb"/>
        <w:spacing w:before="0" w:beforeAutospacing="0" w:after="180" w:afterAutospacing="0"/>
        <w:ind w:left="450" w:hanging="450"/>
        <w:rPr>
          <w:rFonts w:ascii="Times New Roman" w:hAnsi="Times New Roman" w:cs="Times New Roman"/>
          <w:color w:val="000000"/>
          <w:rPrChange w:id="226" w:author="Farid Eliecer Ureche Lopez" w:date="2019-10-13T21:24:00Z">
            <w:rPr>
              <w:color w:val="000000"/>
            </w:rPr>
          </w:rPrChange>
        </w:rPr>
      </w:pPr>
      <w:r w:rsidRPr="00D14995">
        <w:rPr>
          <w:rFonts w:ascii="Times New Roman" w:hAnsi="Times New Roman" w:cs="Times New Roman"/>
          <w:color w:val="000000"/>
          <w:rPrChange w:id="227" w:author="Farid Eliecer Ureche Lopez" w:date="2019-10-13T21:24:00Z">
            <w:rPr>
              <w:color w:val="000000"/>
            </w:rPr>
          </w:rPrChange>
        </w:rPr>
        <w:t>Enterprise Integration Patterns - Introduction to Integration Styles. (2019). Retrieved 14 October 2019, from https://www.enterpriseintegrationpatterns.com/patterns/messaging/IntegrationStylesIntro.html</w:t>
      </w:r>
    </w:p>
    <w:p w14:paraId="259D42D5" w14:textId="77777777" w:rsidR="00476FD5" w:rsidRPr="00D14995" w:rsidRDefault="00476FD5" w:rsidP="00476FD5">
      <w:pPr>
        <w:pStyle w:val="NormalWeb"/>
        <w:spacing w:before="0" w:beforeAutospacing="0" w:after="180" w:afterAutospacing="0"/>
        <w:ind w:left="450" w:hanging="450"/>
        <w:rPr>
          <w:rFonts w:ascii="Times New Roman" w:hAnsi="Times New Roman" w:cs="Times New Roman"/>
          <w:color w:val="000000"/>
          <w:rPrChange w:id="228" w:author="Farid Eliecer Ureche Lopez" w:date="2019-10-13T21:24:00Z">
            <w:rPr>
              <w:color w:val="000000"/>
            </w:rPr>
          </w:rPrChange>
        </w:rPr>
      </w:pPr>
      <w:r w:rsidRPr="00D14995">
        <w:rPr>
          <w:rFonts w:ascii="Times New Roman" w:hAnsi="Times New Roman" w:cs="Times New Roman"/>
          <w:color w:val="000000"/>
          <w:rPrChange w:id="229" w:author="Farid Eliecer Ureche Lopez" w:date="2019-10-13T21:24:00Z">
            <w:rPr>
              <w:color w:val="000000"/>
            </w:rPr>
          </w:rPrChange>
        </w:rPr>
        <w:t>Microservices Pattern: Microservice Architecture pattern. (2019). Retrieved 14 October 2019, from https://microservices.io/patterns/microservices.html</w:t>
      </w:r>
    </w:p>
    <w:p w14:paraId="1D19BE52" w14:textId="77777777" w:rsidR="00476FD5" w:rsidRPr="00D14995" w:rsidRDefault="00476FD5" w:rsidP="00476FD5">
      <w:pPr>
        <w:pStyle w:val="NormalWeb"/>
        <w:spacing w:before="0" w:beforeAutospacing="0" w:after="180" w:afterAutospacing="0"/>
        <w:ind w:left="450" w:hanging="450"/>
        <w:rPr>
          <w:rFonts w:ascii="Times New Roman" w:hAnsi="Times New Roman" w:cs="Times New Roman"/>
          <w:color w:val="000000"/>
          <w:rPrChange w:id="230" w:author="Farid Eliecer Ureche Lopez" w:date="2019-10-13T21:24:00Z">
            <w:rPr>
              <w:color w:val="000000"/>
            </w:rPr>
          </w:rPrChange>
        </w:rPr>
      </w:pPr>
      <w:r w:rsidRPr="00D14995">
        <w:rPr>
          <w:rFonts w:ascii="Times New Roman" w:hAnsi="Times New Roman" w:cs="Times New Roman"/>
          <w:color w:val="000000"/>
          <w:rPrChange w:id="231" w:author="Farid Eliecer Ureche Lopez" w:date="2019-10-13T21:24:00Z">
            <w:rPr>
              <w:color w:val="000000"/>
            </w:rPr>
          </w:rPrChange>
        </w:rPr>
        <w:t>SOA Patterns | Arcitura Patterns. (2019). Retrieved 14 October 2019, from https://patterns.arcitura.com/soa-patterns</w:t>
      </w:r>
    </w:p>
    <w:p w14:paraId="4895CED8" w14:textId="77777777" w:rsidR="005A3364" w:rsidRPr="00D14995" w:rsidRDefault="005A3364" w:rsidP="005A3364">
      <w:pPr>
        <w:pStyle w:val="Textoindependiente"/>
        <w:rPr>
          <w:lang w:val="es-CO"/>
        </w:rPr>
      </w:pPr>
    </w:p>
    <w:p w14:paraId="5BC8D0B4" w14:textId="77777777" w:rsidR="00445E9D" w:rsidRPr="00D14995" w:rsidRDefault="00445E9D" w:rsidP="00445E9D">
      <w:pPr>
        <w:pStyle w:val="Ttulo2"/>
        <w:rPr>
          <w:rFonts w:ascii="Times New Roman" w:hAnsi="Times New Roman"/>
          <w:lang w:val="es-CO"/>
          <w:rPrChange w:id="232" w:author="Farid Eliecer Ureche Lopez" w:date="2019-10-13T21:24:00Z">
            <w:rPr>
              <w:rFonts w:cs="Arial"/>
              <w:lang w:val="es-CO"/>
            </w:rPr>
          </w:rPrChange>
        </w:rPr>
      </w:pPr>
      <w:bookmarkStart w:id="233" w:name="_Toc21970150"/>
      <w:r w:rsidRPr="00D14995">
        <w:rPr>
          <w:rFonts w:ascii="Times New Roman" w:hAnsi="Times New Roman"/>
          <w:lang w:val="es-CO"/>
          <w:rPrChange w:id="234" w:author="Farid Eliecer Ureche Lopez" w:date="2019-10-13T21:24:00Z">
            <w:rPr>
              <w:rFonts w:cs="Arial"/>
              <w:lang w:val="es-CO"/>
            </w:rPr>
          </w:rPrChange>
        </w:rPr>
        <w:t>Alcance</w:t>
      </w:r>
      <w:bookmarkEnd w:id="233"/>
    </w:p>
    <w:p w14:paraId="7285A757" w14:textId="703BA892" w:rsidR="00445E9D" w:rsidRPr="00D14995" w:rsidDel="000770E8" w:rsidRDefault="00445E9D" w:rsidP="00DC19DA">
      <w:pPr>
        <w:ind w:firstLine="720"/>
        <w:rPr>
          <w:del w:id="235" w:author="Farid Eliecer Ureche Lopez" w:date="2019-10-13T22:28:00Z"/>
          <w:i/>
          <w:color w:val="0000FF"/>
          <w:lang w:val="es-CO"/>
          <w:rPrChange w:id="236" w:author="Farid Eliecer Ureche Lopez" w:date="2019-10-13T21:24:00Z">
            <w:rPr>
              <w:del w:id="237" w:author="Farid Eliecer Ureche Lopez" w:date="2019-10-13T22:28:00Z"/>
              <w:rFonts w:ascii="Arial" w:hAnsi="Arial" w:cs="Arial"/>
              <w:i/>
              <w:color w:val="0000FF"/>
              <w:lang w:val="es-CO"/>
            </w:rPr>
          </w:rPrChange>
        </w:rPr>
      </w:pPr>
      <w:del w:id="238" w:author="Farid Eliecer Ureche Lopez" w:date="2019-10-13T22:28:00Z">
        <w:r w:rsidRPr="00D14995" w:rsidDel="000770E8">
          <w:rPr>
            <w:i/>
            <w:color w:val="0000FF"/>
            <w:lang w:val="es-CO"/>
            <w:rPrChange w:id="239" w:author="Farid Eliecer Ureche Lopez" w:date="2019-10-13T21:24:00Z">
              <w:rPr>
                <w:rFonts w:ascii="Arial" w:hAnsi="Arial" w:cs="Arial"/>
                <w:i/>
                <w:color w:val="0000FF"/>
                <w:lang w:val="es-CO"/>
              </w:rPr>
            </w:rPrChange>
          </w:rPr>
          <w:delText>&lt;Alcance del artefacto&gt;</w:delText>
        </w:r>
      </w:del>
    </w:p>
    <w:p w14:paraId="63074573" w14:textId="5429460D" w:rsidR="0060409D" w:rsidRPr="00BA6658" w:rsidRDefault="0060409D" w:rsidP="0060409D">
      <w:pPr>
        <w:rPr>
          <w:ins w:id="240" w:author="Farid Eliecer Ureche Lopez" w:date="2019-10-13T21:30:00Z"/>
          <w:lang w:val="es-CO"/>
        </w:rPr>
      </w:pPr>
      <w:ins w:id="241" w:author="Farid Eliecer Ureche Lopez" w:date="2019-10-13T21:30:00Z">
        <w:r w:rsidRPr="00BA6658">
          <w:rPr>
            <w:lang w:val="es-CO"/>
          </w:rPr>
          <w:t xml:space="preserve">Este documento de arquitectura de software busca la especificación de manera general de los componentes y sus interacciones que conforman la arquitectura </w:t>
        </w:r>
      </w:ins>
      <w:r w:rsidR="00822F49">
        <w:rPr>
          <w:lang w:val="es-CO"/>
        </w:rPr>
        <w:t xml:space="preserve">del portal financiero en línea para el </w:t>
      </w:r>
      <w:r w:rsidR="00822F49" w:rsidRPr="00822F49">
        <w:rPr>
          <w:lang w:val="es-CO"/>
        </w:rPr>
        <w:t>Universal Bank</w:t>
      </w:r>
      <w:ins w:id="242" w:author="Farid Eliecer Ureche Lopez" w:date="2019-10-13T21:30:00Z">
        <w:r w:rsidRPr="00BA6658">
          <w:rPr>
            <w:lang w:val="es-CO"/>
          </w:rPr>
          <w:t>.</w:t>
        </w:r>
      </w:ins>
    </w:p>
    <w:p w14:paraId="6BD18F9B" w14:textId="77777777" w:rsidR="00445E9D" w:rsidRPr="00D14995" w:rsidRDefault="00445E9D" w:rsidP="00445E9D">
      <w:pPr>
        <w:pStyle w:val="Textoindependiente"/>
        <w:rPr>
          <w:lang w:val="es-CO"/>
          <w:rPrChange w:id="243" w:author="Farid Eliecer Ureche Lopez" w:date="2019-10-13T21:24:00Z">
            <w:rPr>
              <w:rFonts w:ascii="Arial" w:hAnsi="Arial" w:cs="Arial"/>
              <w:lang w:val="es-CO"/>
            </w:rPr>
          </w:rPrChange>
        </w:rPr>
      </w:pPr>
    </w:p>
    <w:p w14:paraId="238601FE" w14:textId="77777777" w:rsidR="00A020DB" w:rsidRPr="00D14995" w:rsidRDefault="00A020DB" w:rsidP="00A020DB">
      <w:pPr>
        <w:pStyle w:val="Textoindependiente"/>
        <w:rPr>
          <w:lang w:val="es-CO"/>
          <w:rPrChange w:id="244" w:author="Farid Eliecer Ureche Lopez" w:date="2019-10-13T21:24:00Z">
            <w:rPr>
              <w:rFonts w:ascii="Arial" w:hAnsi="Arial" w:cs="Arial"/>
              <w:lang w:val="es-CO"/>
            </w:rPr>
          </w:rPrChange>
        </w:rPr>
      </w:pPr>
    </w:p>
    <w:p w14:paraId="0F3CABC7" w14:textId="3BBEE7F8" w:rsidR="00A020DB" w:rsidRPr="00D14995" w:rsidDel="000770E8" w:rsidRDefault="00A020DB" w:rsidP="00A020DB">
      <w:pPr>
        <w:pStyle w:val="Textoindependiente"/>
        <w:rPr>
          <w:del w:id="245" w:author="Farid Eliecer Ureche Lopez" w:date="2019-10-13T22:28:00Z"/>
          <w:lang w:val="es-CO"/>
          <w:rPrChange w:id="246" w:author="Farid Eliecer Ureche Lopez" w:date="2019-10-13T21:24:00Z">
            <w:rPr>
              <w:del w:id="247" w:author="Farid Eliecer Ureche Lopez" w:date="2019-10-13T22:28:00Z"/>
              <w:rFonts w:ascii="Arial" w:hAnsi="Arial" w:cs="Arial"/>
              <w:lang w:val="es-CO"/>
            </w:rPr>
          </w:rPrChange>
        </w:rPr>
      </w:pPr>
      <w:bookmarkStart w:id="248" w:name="_Toc21970151"/>
      <w:bookmarkEnd w:id="248"/>
    </w:p>
    <w:p w14:paraId="5B08B5D1" w14:textId="25D5E38C" w:rsidR="00A020DB" w:rsidRPr="00D14995" w:rsidDel="000770E8" w:rsidRDefault="00A020DB" w:rsidP="00A020DB">
      <w:pPr>
        <w:pStyle w:val="Textoindependiente"/>
        <w:rPr>
          <w:del w:id="249" w:author="Farid Eliecer Ureche Lopez" w:date="2019-10-13T22:28:00Z"/>
          <w:lang w:val="es-CO"/>
          <w:rPrChange w:id="250" w:author="Farid Eliecer Ureche Lopez" w:date="2019-10-13T21:24:00Z">
            <w:rPr>
              <w:del w:id="251" w:author="Farid Eliecer Ureche Lopez" w:date="2019-10-13T22:28:00Z"/>
              <w:rFonts w:ascii="Arial" w:hAnsi="Arial" w:cs="Arial"/>
              <w:lang w:val="es-CO"/>
            </w:rPr>
          </w:rPrChange>
        </w:rPr>
      </w:pPr>
      <w:bookmarkStart w:id="252" w:name="_Toc21970152"/>
      <w:bookmarkEnd w:id="252"/>
    </w:p>
    <w:p w14:paraId="16DEB4AB" w14:textId="19872C28" w:rsidR="00A020DB" w:rsidRPr="00D14995" w:rsidDel="000770E8" w:rsidRDefault="00A020DB" w:rsidP="00A020DB">
      <w:pPr>
        <w:pStyle w:val="Textoindependiente"/>
        <w:rPr>
          <w:del w:id="253" w:author="Farid Eliecer Ureche Lopez" w:date="2019-10-13T22:28:00Z"/>
          <w:lang w:val="es-CO"/>
          <w:rPrChange w:id="254" w:author="Farid Eliecer Ureche Lopez" w:date="2019-10-13T21:24:00Z">
            <w:rPr>
              <w:del w:id="255" w:author="Farid Eliecer Ureche Lopez" w:date="2019-10-13T22:28:00Z"/>
              <w:rFonts w:ascii="Arial" w:hAnsi="Arial" w:cs="Arial"/>
              <w:lang w:val="es-CO"/>
            </w:rPr>
          </w:rPrChange>
        </w:rPr>
      </w:pPr>
      <w:bookmarkStart w:id="256" w:name="_Toc21970153"/>
      <w:bookmarkEnd w:id="256"/>
    </w:p>
    <w:p w14:paraId="0AD9C6F4" w14:textId="71B5BA25" w:rsidR="00A020DB" w:rsidRPr="00D14995" w:rsidDel="000770E8" w:rsidRDefault="00A020DB" w:rsidP="00A020DB">
      <w:pPr>
        <w:pStyle w:val="Textoindependiente"/>
        <w:rPr>
          <w:del w:id="257" w:author="Farid Eliecer Ureche Lopez" w:date="2019-10-13T22:28:00Z"/>
          <w:lang w:val="es-CO"/>
          <w:rPrChange w:id="258" w:author="Farid Eliecer Ureche Lopez" w:date="2019-10-13T21:24:00Z">
            <w:rPr>
              <w:del w:id="259" w:author="Farid Eliecer Ureche Lopez" w:date="2019-10-13T22:28:00Z"/>
              <w:rFonts w:ascii="Arial" w:hAnsi="Arial" w:cs="Arial"/>
              <w:lang w:val="es-CO"/>
            </w:rPr>
          </w:rPrChange>
        </w:rPr>
      </w:pPr>
      <w:bookmarkStart w:id="260" w:name="_Toc21970154"/>
      <w:bookmarkEnd w:id="260"/>
    </w:p>
    <w:p w14:paraId="4B1F511A" w14:textId="63B2FF72" w:rsidR="00A020DB" w:rsidRPr="00D14995" w:rsidDel="000770E8" w:rsidRDefault="00A020DB" w:rsidP="00A020DB">
      <w:pPr>
        <w:pStyle w:val="Textoindependiente"/>
        <w:rPr>
          <w:del w:id="261" w:author="Farid Eliecer Ureche Lopez" w:date="2019-10-13T22:28:00Z"/>
          <w:lang w:val="es-CO"/>
          <w:rPrChange w:id="262" w:author="Farid Eliecer Ureche Lopez" w:date="2019-10-13T21:24:00Z">
            <w:rPr>
              <w:del w:id="263" w:author="Farid Eliecer Ureche Lopez" w:date="2019-10-13T22:28:00Z"/>
              <w:rFonts w:ascii="Arial" w:hAnsi="Arial" w:cs="Arial"/>
              <w:lang w:val="es-CO"/>
            </w:rPr>
          </w:rPrChange>
        </w:rPr>
      </w:pPr>
      <w:bookmarkStart w:id="264" w:name="_Toc21970155"/>
      <w:bookmarkEnd w:id="264"/>
    </w:p>
    <w:p w14:paraId="65F9C3DC" w14:textId="64FEA8BB" w:rsidR="00A020DB" w:rsidRPr="00D14995" w:rsidDel="000770E8" w:rsidRDefault="00A020DB" w:rsidP="00A020DB">
      <w:pPr>
        <w:pStyle w:val="Textoindependiente"/>
        <w:rPr>
          <w:del w:id="265" w:author="Farid Eliecer Ureche Lopez" w:date="2019-10-13T22:28:00Z"/>
          <w:lang w:val="es-CO"/>
          <w:rPrChange w:id="266" w:author="Farid Eliecer Ureche Lopez" w:date="2019-10-13T21:24:00Z">
            <w:rPr>
              <w:del w:id="267" w:author="Farid Eliecer Ureche Lopez" w:date="2019-10-13T22:28:00Z"/>
              <w:rFonts w:ascii="Arial" w:hAnsi="Arial" w:cs="Arial"/>
              <w:lang w:val="es-CO"/>
            </w:rPr>
          </w:rPrChange>
        </w:rPr>
      </w:pPr>
      <w:bookmarkStart w:id="268" w:name="_Toc21970156"/>
      <w:bookmarkEnd w:id="268"/>
    </w:p>
    <w:p w14:paraId="6E1831B3" w14:textId="189BF27D" w:rsidR="00A020DB" w:rsidRPr="00D14995" w:rsidDel="000770E8" w:rsidRDefault="00A020DB" w:rsidP="00A020DB">
      <w:pPr>
        <w:pStyle w:val="Textoindependiente"/>
        <w:rPr>
          <w:del w:id="269" w:author="Farid Eliecer Ureche Lopez" w:date="2019-10-13T22:28:00Z"/>
          <w:lang w:val="es-CO"/>
          <w:rPrChange w:id="270" w:author="Farid Eliecer Ureche Lopez" w:date="2019-10-13T21:24:00Z">
            <w:rPr>
              <w:del w:id="271" w:author="Farid Eliecer Ureche Lopez" w:date="2019-10-13T22:28:00Z"/>
              <w:rFonts w:ascii="Arial" w:hAnsi="Arial" w:cs="Arial"/>
              <w:lang w:val="es-CO"/>
            </w:rPr>
          </w:rPrChange>
        </w:rPr>
      </w:pPr>
      <w:bookmarkStart w:id="272" w:name="_Toc21970157"/>
      <w:bookmarkEnd w:id="272"/>
    </w:p>
    <w:p w14:paraId="54E11D2A" w14:textId="31B2761C" w:rsidR="00A020DB" w:rsidRPr="00D14995" w:rsidDel="000770E8" w:rsidRDefault="00A020DB" w:rsidP="00A020DB">
      <w:pPr>
        <w:pStyle w:val="Textoindependiente"/>
        <w:rPr>
          <w:del w:id="273" w:author="Farid Eliecer Ureche Lopez" w:date="2019-10-13T22:28:00Z"/>
          <w:lang w:val="es-CO"/>
          <w:rPrChange w:id="274" w:author="Farid Eliecer Ureche Lopez" w:date="2019-10-13T21:24:00Z">
            <w:rPr>
              <w:del w:id="275" w:author="Farid Eliecer Ureche Lopez" w:date="2019-10-13T22:28:00Z"/>
              <w:rFonts w:ascii="Arial" w:hAnsi="Arial" w:cs="Arial"/>
              <w:lang w:val="es-CO"/>
            </w:rPr>
          </w:rPrChange>
        </w:rPr>
      </w:pPr>
      <w:bookmarkStart w:id="276" w:name="_Toc21970158"/>
      <w:bookmarkEnd w:id="276"/>
    </w:p>
    <w:p w14:paraId="31126E5D" w14:textId="2669DBB4" w:rsidR="00A020DB" w:rsidRPr="00D14995" w:rsidDel="000770E8" w:rsidRDefault="00A020DB" w:rsidP="00A020DB">
      <w:pPr>
        <w:pStyle w:val="Textoindependiente"/>
        <w:rPr>
          <w:del w:id="277" w:author="Farid Eliecer Ureche Lopez" w:date="2019-10-13T22:28:00Z"/>
          <w:lang w:val="es-CO"/>
          <w:rPrChange w:id="278" w:author="Farid Eliecer Ureche Lopez" w:date="2019-10-13T21:24:00Z">
            <w:rPr>
              <w:del w:id="279" w:author="Farid Eliecer Ureche Lopez" w:date="2019-10-13T22:28:00Z"/>
              <w:rFonts w:ascii="Arial" w:hAnsi="Arial" w:cs="Arial"/>
              <w:lang w:val="es-CO"/>
            </w:rPr>
          </w:rPrChange>
        </w:rPr>
        <w:sectPr w:rsidR="00A020DB" w:rsidRPr="00D14995" w:rsidDel="000770E8">
          <w:pgSz w:w="12240" w:h="15840" w:code="1"/>
          <w:pgMar w:top="1440" w:right="1440" w:bottom="1440" w:left="1440" w:header="720" w:footer="720" w:gutter="0"/>
          <w:cols w:space="720"/>
        </w:sectPr>
      </w:pPr>
    </w:p>
    <w:p w14:paraId="1C252FD3" w14:textId="77777777" w:rsidR="00E6681A" w:rsidRPr="00D14995" w:rsidRDefault="00E6681A" w:rsidP="00E43E08">
      <w:pPr>
        <w:pStyle w:val="Ttulo1"/>
        <w:rPr>
          <w:rFonts w:ascii="Times New Roman" w:hAnsi="Times New Roman"/>
          <w:sz w:val="20"/>
          <w:lang w:val="es-CO"/>
          <w:rPrChange w:id="280" w:author="Farid Eliecer Ureche Lopez" w:date="2019-10-13T21:24:00Z">
            <w:rPr>
              <w:rFonts w:cs="Arial"/>
              <w:sz w:val="20"/>
              <w:lang w:val="es-CO"/>
            </w:rPr>
          </w:rPrChange>
        </w:rPr>
      </w:pPr>
      <w:bookmarkStart w:id="281" w:name="_Toc21970159"/>
      <w:r w:rsidRPr="00D14995">
        <w:rPr>
          <w:rFonts w:ascii="Times New Roman" w:hAnsi="Times New Roman"/>
          <w:sz w:val="20"/>
          <w:lang w:val="es-CO"/>
          <w:rPrChange w:id="282" w:author="Farid Eliecer Ureche Lopez" w:date="2019-10-13T21:24:00Z">
            <w:rPr>
              <w:rFonts w:cs="Arial"/>
              <w:sz w:val="20"/>
              <w:lang w:val="es-CO"/>
            </w:rPr>
          </w:rPrChange>
        </w:rPr>
        <w:t>Contexto</w:t>
      </w:r>
      <w:bookmarkEnd w:id="281"/>
    </w:p>
    <w:p w14:paraId="122E6120" w14:textId="77777777" w:rsidR="00822F49" w:rsidRPr="00822F49" w:rsidRDefault="00822F49" w:rsidP="00822F49">
      <w:pPr>
        <w:rPr>
          <w:lang w:val="es-CO"/>
        </w:rPr>
      </w:pPr>
      <w:bookmarkStart w:id="283" w:name="_Hlk21892370"/>
      <w:r w:rsidRPr="00822F49">
        <w:rPr>
          <w:lang w:val="es-CO"/>
        </w:rPr>
        <w:t xml:space="preserve">Universal Bank es un banco tradicional de tamaño mediano que ha adquirido una gama completa de capacidades de servicios financieros a través de una serie de adquisiciones. El banco actualmente tiene una presencia en línea limitada que está fragmentada a través de sus diversas divisiones. Como parte de su estrategia de expansión, Universal Bank ha decidido innovar en el mercado de la banca en línea proporcionando una serie de servicios de valor agregado además de una capacidad de gestión financiera totalmente integrada. Algunos bancos ofrecen actualmente, o están desarrollando la capacidad de ofrecer, banca en línea integrada en todas las cuentas (como ahorros, cheques y tarjetas de crédito). Pero ningún otro banco ofrece una gama completa de servicios de valor agregado, como asesoramiento financiero, análisis financiero y planificación, y planificación y presentación de impuestos. Además, Universal Bank no ha visto las sinergias que preveía de ofrecer una línea completa de </w:t>
      </w:r>
      <w:r w:rsidRPr="00822F49">
        <w:rPr>
          <w:lang w:val="es-CO"/>
        </w:rPr>
        <w:lastRenderedPageBreak/>
        <w:t>productos. Esta falta de sinergia es causada por su incapacidad para realizar ventas cruzadas de manera efectiva en función de las relaciones existentes y el conocimiento del cliente.</w:t>
      </w:r>
    </w:p>
    <w:p w14:paraId="1850B2E3" w14:textId="77777777" w:rsidR="00822F49" w:rsidRPr="00822F49" w:rsidRDefault="00822F49" w:rsidP="00822F49">
      <w:pPr>
        <w:rPr>
          <w:lang w:val="es-CO"/>
        </w:rPr>
      </w:pPr>
    </w:p>
    <w:p w14:paraId="6AEB7306" w14:textId="77777777" w:rsidR="00822F49" w:rsidRPr="00822F49" w:rsidRDefault="00822F49" w:rsidP="00822F49">
      <w:pPr>
        <w:rPr>
          <w:lang w:val="es-CO"/>
        </w:rPr>
      </w:pPr>
    </w:p>
    <w:p w14:paraId="3A80CC6A" w14:textId="77777777" w:rsidR="00E6681A" w:rsidRPr="00D14995" w:rsidRDefault="00E6681A" w:rsidP="008C12E8">
      <w:pPr>
        <w:pStyle w:val="Ttulo2"/>
        <w:rPr>
          <w:rFonts w:ascii="Times New Roman" w:hAnsi="Times New Roman"/>
          <w:lang w:val="es-CO"/>
          <w:rPrChange w:id="284" w:author="Farid Eliecer Ureche Lopez" w:date="2019-10-13T21:24:00Z">
            <w:rPr>
              <w:rFonts w:cs="Arial"/>
              <w:lang w:val="es-CO"/>
            </w:rPr>
          </w:rPrChange>
        </w:rPr>
      </w:pPr>
      <w:bookmarkStart w:id="285" w:name="_Toc21970160"/>
      <w:bookmarkEnd w:id="283"/>
      <w:r w:rsidRPr="00D14995">
        <w:rPr>
          <w:rFonts w:ascii="Times New Roman" w:hAnsi="Times New Roman"/>
          <w:lang w:val="es-CO"/>
          <w:rPrChange w:id="286" w:author="Farid Eliecer Ureche Lopez" w:date="2019-10-13T21:24:00Z">
            <w:rPr>
              <w:rFonts w:cs="Arial"/>
              <w:lang w:val="es-CO"/>
            </w:rPr>
          </w:rPrChange>
        </w:rPr>
        <w:t>Fundamentos de la solución</w:t>
      </w:r>
      <w:bookmarkEnd w:id="285"/>
    </w:p>
    <w:p w14:paraId="10C9AE95" w14:textId="31D2E0AC" w:rsidR="00ED4449" w:rsidRPr="00D14995" w:rsidDel="000770E8" w:rsidRDefault="00ED4449" w:rsidP="00ED4449">
      <w:pPr>
        <w:pStyle w:val="InfoBlue"/>
        <w:ind w:left="0"/>
        <w:rPr>
          <w:del w:id="287" w:author="Farid Eliecer Ureche Lopez" w:date="2019-10-13T22:28:00Z"/>
          <w:lang w:val="es-CO"/>
          <w:rPrChange w:id="288" w:author="Farid Eliecer Ureche Lopez" w:date="2019-10-13T21:24:00Z">
            <w:rPr>
              <w:del w:id="289" w:author="Farid Eliecer Ureche Lopez" w:date="2019-10-13T22:28:00Z"/>
              <w:rFonts w:ascii="Arial" w:hAnsi="Arial" w:cs="Arial"/>
              <w:lang w:val="es-CO"/>
            </w:rPr>
          </w:rPrChange>
        </w:rPr>
      </w:pPr>
      <w:del w:id="290" w:author="Farid Eliecer Ureche Lopez" w:date="2019-10-13T22:28:00Z">
        <w:r w:rsidRPr="00D14995" w:rsidDel="000770E8">
          <w:rPr>
            <w:lang w:val="es-CO"/>
            <w:rPrChange w:id="291" w:author="Farid Eliecer Ureche Lopez" w:date="2019-10-13T21:24:00Z">
              <w:rPr>
                <w:rFonts w:ascii="Arial" w:hAnsi="Arial" w:cs="Arial"/>
                <w:lang w:val="es-CO"/>
              </w:rPr>
            </w:rPrChange>
          </w:rPr>
          <w:delText>&lt;Describa los fundamentos a nivel de estilo arquitectural, decisiones arquitectura</w:delText>
        </w:r>
        <w:r w:rsidR="008C12E8" w:rsidRPr="00D14995" w:rsidDel="000770E8">
          <w:rPr>
            <w:lang w:val="es-CO"/>
            <w:rPrChange w:id="292" w:author="Farid Eliecer Ureche Lopez" w:date="2019-10-13T21:24:00Z">
              <w:rPr>
                <w:rFonts w:ascii="Arial" w:hAnsi="Arial" w:cs="Arial"/>
                <w:lang w:val="es-CO"/>
              </w:rPr>
            </w:rPrChange>
          </w:rPr>
          <w:delText>les y patrones arquitecturales</w:delText>
        </w:r>
        <w:r w:rsidRPr="00D14995" w:rsidDel="000770E8">
          <w:rPr>
            <w:lang w:val="es-CO"/>
            <w:rPrChange w:id="293" w:author="Farid Eliecer Ureche Lopez" w:date="2019-10-13T21:24:00Z">
              <w:rPr>
                <w:rFonts w:ascii="Arial" w:hAnsi="Arial" w:cs="Arial"/>
                <w:lang w:val="es-CO"/>
              </w:rPr>
            </w:rPrChange>
          </w:rPr>
          <w:delText>&gt;</w:delText>
        </w:r>
      </w:del>
    </w:p>
    <w:p w14:paraId="4523F773" w14:textId="60D565D9" w:rsidR="006C46E1" w:rsidRPr="00D14995" w:rsidRDefault="006C46E1" w:rsidP="006C46E1">
      <w:pPr>
        <w:pStyle w:val="Textoindependiente"/>
        <w:rPr>
          <w:lang w:val="es-CO"/>
        </w:rPr>
      </w:pPr>
      <w:r w:rsidRPr="00D14995">
        <w:rPr>
          <w:lang w:val="es-CO"/>
        </w:rPr>
        <w:tab/>
      </w:r>
      <w:r w:rsidRPr="00D14995">
        <w:rPr>
          <w:lang w:val="es-CO"/>
        </w:rPr>
        <w:tab/>
      </w:r>
      <w:r w:rsidRPr="00D14995">
        <w:rPr>
          <w:lang w:val="es-CO"/>
        </w:rPr>
        <w:tab/>
      </w:r>
      <w:r w:rsidRPr="00D14995">
        <w:rPr>
          <w:lang w:val="es-CO"/>
        </w:rPr>
        <w:tab/>
      </w:r>
      <w:r w:rsidRPr="00D14995">
        <w:rPr>
          <w:lang w:val="es-CO"/>
        </w:rPr>
        <w:tab/>
      </w:r>
      <w:r w:rsidRPr="00D14995">
        <w:rPr>
          <w:lang w:val="es-CO"/>
        </w:rPr>
        <w:tab/>
      </w:r>
    </w:p>
    <w:p w14:paraId="75B11E34" w14:textId="60BC2E5F" w:rsidR="006C46E1" w:rsidRPr="00D14995" w:rsidRDefault="006C46E1" w:rsidP="006C46E1">
      <w:pPr>
        <w:pStyle w:val="Textoindependiente"/>
        <w:ind w:left="0"/>
        <w:rPr>
          <w:lang w:val="es-CO"/>
        </w:rPr>
      </w:pPr>
      <w:r w:rsidRPr="00D14995">
        <w:rPr>
          <w:lang w:val="es-CO"/>
        </w:rPr>
        <w:t>Problema:</w:t>
      </w:r>
    </w:p>
    <w:p w14:paraId="0305A81A" w14:textId="0E010CC8" w:rsidR="00822F49" w:rsidRDefault="00822F49" w:rsidP="00822F49">
      <w:pPr>
        <w:rPr>
          <w:lang w:val="es-CO"/>
        </w:rPr>
      </w:pPr>
      <w:r>
        <w:rPr>
          <w:lang w:val="es-CO"/>
        </w:rPr>
        <w:t xml:space="preserve">El universal </w:t>
      </w:r>
      <w:proofErr w:type="spellStart"/>
      <w:r>
        <w:rPr>
          <w:lang w:val="es-CO"/>
        </w:rPr>
        <w:t>bank</w:t>
      </w:r>
      <w:proofErr w:type="spellEnd"/>
      <w:r>
        <w:rPr>
          <w:lang w:val="es-CO"/>
        </w:rPr>
        <w:t xml:space="preserve"> requiere</w:t>
      </w:r>
      <w:r w:rsidRPr="00822F49">
        <w:rPr>
          <w:lang w:val="es-CO"/>
        </w:rPr>
        <w:t xml:space="preserve"> fortalecer la presencia en línea del banco.</w:t>
      </w:r>
      <w:r>
        <w:rPr>
          <w:lang w:val="es-CO"/>
        </w:rPr>
        <w:t xml:space="preserve"> Convertir e</w:t>
      </w:r>
      <w:r w:rsidRPr="00822F49">
        <w:rPr>
          <w:lang w:val="es-CO"/>
        </w:rPr>
        <w:t>l canal en línea e</w:t>
      </w:r>
      <w:r>
        <w:rPr>
          <w:lang w:val="es-CO"/>
        </w:rPr>
        <w:t>n</w:t>
      </w:r>
      <w:r w:rsidRPr="00822F49">
        <w:rPr>
          <w:lang w:val="es-CO"/>
        </w:rPr>
        <w:t xml:space="preserve"> un medio eficaz </w:t>
      </w:r>
      <w:r>
        <w:rPr>
          <w:lang w:val="es-CO"/>
        </w:rPr>
        <w:t>para</w:t>
      </w:r>
      <w:r w:rsidRPr="00822F49">
        <w:rPr>
          <w:lang w:val="es-CO"/>
        </w:rPr>
        <w:t xml:space="preserve"> agregar nuevos servicios a un costo relativamente bajo.  </w:t>
      </w:r>
    </w:p>
    <w:p w14:paraId="5954147E" w14:textId="0462C2E1" w:rsidR="00822F49" w:rsidRDefault="00822F49" w:rsidP="00822F49">
      <w:pPr>
        <w:rPr>
          <w:lang w:val="es-CO"/>
        </w:rPr>
      </w:pPr>
      <w:r>
        <w:rPr>
          <w:lang w:val="es-CO"/>
        </w:rPr>
        <w:t>Por lo que se requiere:</w:t>
      </w:r>
    </w:p>
    <w:p w14:paraId="5BDAECB5" w14:textId="198F9268" w:rsidR="00822F49" w:rsidRDefault="00822F49" w:rsidP="00822F49">
      <w:pPr>
        <w:pStyle w:val="Prrafodelista"/>
        <w:numPr>
          <w:ilvl w:val="0"/>
          <w:numId w:val="50"/>
        </w:numPr>
        <w:rPr>
          <w:lang w:val="es-CO"/>
        </w:rPr>
      </w:pPr>
      <w:r w:rsidRPr="00822F49">
        <w:rPr>
          <w:lang w:val="es-CO"/>
        </w:rPr>
        <w:t xml:space="preserve">Opción de pago de facturas </w:t>
      </w:r>
      <w:r w:rsidR="008C2082" w:rsidRPr="00822F49">
        <w:rPr>
          <w:lang w:val="es-CO"/>
        </w:rPr>
        <w:t>electrónicas</w:t>
      </w:r>
      <w:r w:rsidRPr="00822F49">
        <w:rPr>
          <w:lang w:val="es-CO"/>
        </w:rPr>
        <w:t xml:space="preserve"> al sistema bancario en línea actual.</w:t>
      </w:r>
    </w:p>
    <w:p w14:paraId="0F6B809E" w14:textId="0707384A" w:rsidR="00822F49" w:rsidRDefault="00822F49" w:rsidP="00822F49">
      <w:pPr>
        <w:pStyle w:val="Prrafodelista"/>
        <w:numPr>
          <w:ilvl w:val="0"/>
          <w:numId w:val="50"/>
        </w:numPr>
        <w:rPr>
          <w:lang w:val="es-CO"/>
        </w:rPr>
      </w:pPr>
      <w:r>
        <w:rPr>
          <w:lang w:val="es-CO"/>
        </w:rPr>
        <w:t>Permitir a los clientes programar pagos desde cuentas de ahorros y corrientes.</w:t>
      </w:r>
    </w:p>
    <w:p w14:paraId="2E4BE9A6" w14:textId="40EB46C2" w:rsidR="006C46E1" w:rsidRPr="00D14995" w:rsidRDefault="006C46E1" w:rsidP="00822F49">
      <w:pPr>
        <w:pStyle w:val="Textoindependiente"/>
        <w:ind w:left="0"/>
        <w:rPr>
          <w:lang w:val="es-CO"/>
        </w:rPr>
      </w:pPr>
    </w:p>
    <w:p w14:paraId="4BE82CC9" w14:textId="77777777" w:rsidR="006C46E1" w:rsidRPr="006C46E1" w:rsidRDefault="006C46E1" w:rsidP="006C46E1">
      <w:pPr>
        <w:pStyle w:val="Textoindependiente"/>
        <w:ind w:left="0"/>
        <w:rPr>
          <w:lang w:val="es-CO"/>
        </w:rPr>
      </w:pPr>
    </w:p>
    <w:p w14:paraId="62431CDC" w14:textId="4140CDFE" w:rsidR="00345743" w:rsidRPr="00050143" w:rsidRDefault="006C46E1" w:rsidP="00ED4449">
      <w:pPr>
        <w:rPr>
          <w:lang w:val="es-CO"/>
          <w:rPrChange w:id="294" w:author="Farid Eliecer Ureche Lopez" w:date="2019-10-13T21:23:00Z">
            <w:rPr>
              <w:rFonts w:ascii="Arial" w:hAnsi="Arial" w:cs="Arial"/>
              <w:lang w:val="es-CO"/>
            </w:rPr>
          </w:rPrChange>
        </w:rPr>
      </w:pPr>
      <w:r w:rsidRPr="00050143">
        <w:rPr>
          <w:lang w:val="es-CO"/>
          <w:rPrChange w:id="295" w:author="Farid Eliecer Ureche Lopez" w:date="2019-10-13T21:23:00Z">
            <w:rPr>
              <w:rFonts w:ascii="Arial" w:hAnsi="Arial" w:cs="Arial"/>
              <w:lang w:val="es-CO"/>
            </w:rPr>
          </w:rPrChange>
        </w:rPr>
        <w:t>Patrón nuclear</w:t>
      </w:r>
    </w:p>
    <w:p w14:paraId="249DD770" w14:textId="35F6B4B4" w:rsidR="00720AFC" w:rsidRPr="008C2082" w:rsidRDefault="00720AFC" w:rsidP="00720AFC">
      <w:pPr>
        <w:pStyle w:val="Prrafodelista"/>
        <w:numPr>
          <w:ilvl w:val="0"/>
          <w:numId w:val="35"/>
        </w:numPr>
        <w:rPr>
          <w:highlight w:val="yellow"/>
          <w:lang w:val="es-CO"/>
          <w:rPrChange w:id="296" w:author="Farid Eliecer Ureche Lopez" w:date="2019-10-13T21:23:00Z">
            <w:rPr>
              <w:rFonts w:ascii="Arial" w:hAnsi="Arial" w:cs="Arial"/>
              <w:lang w:val="es-CO"/>
            </w:rPr>
          </w:rPrChange>
        </w:rPr>
      </w:pPr>
      <w:r w:rsidRPr="008C2082">
        <w:rPr>
          <w:highlight w:val="yellow"/>
          <w:lang w:val="es-CO"/>
          <w:rPrChange w:id="297" w:author="Farid Eliecer Ureche Lopez" w:date="2019-10-13T21:23:00Z">
            <w:rPr>
              <w:rFonts w:ascii="Arial" w:hAnsi="Arial" w:cs="Arial"/>
              <w:lang w:val="es-CO"/>
            </w:rPr>
          </w:rPrChange>
        </w:rPr>
        <w:t>Microservice Architecture</w:t>
      </w:r>
    </w:p>
    <w:p w14:paraId="3982983B" w14:textId="7D0FEF2D" w:rsidR="002648C9" w:rsidRPr="008C2082" w:rsidRDefault="002648C9" w:rsidP="002648C9">
      <w:pPr>
        <w:pStyle w:val="Prrafodelista"/>
        <w:numPr>
          <w:ilvl w:val="1"/>
          <w:numId w:val="35"/>
        </w:numPr>
        <w:rPr>
          <w:highlight w:val="yellow"/>
          <w:lang w:val="es-CO"/>
          <w:rPrChange w:id="298" w:author="Farid Eliecer Ureche Lopez" w:date="2019-10-13T21:23:00Z">
            <w:rPr>
              <w:rFonts w:ascii="Arial" w:hAnsi="Arial" w:cs="Arial"/>
              <w:lang w:val="es-CO"/>
            </w:rPr>
          </w:rPrChange>
        </w:rPr>
      </w:pPr>
      <w:r w:rsidRPr="008C2082">
        <w:rPr>
          <w:highlight w:val="yellow"/>
          <w:lang w:val="es-CO"/>
          <w:rPrChange w:id="299" w:author="Farid Eliecer Ureche Lopez" w:date="2019-10-13T21:23:00Z">
            <w:rPr>
              <w:rFonts w:ascii="Arial" w:hAnsi="Arial" w:cs="Arial"/>
              <w:lang w:val="es-CO"/>
            </w:rPr>
          </w:rPrChange>
        </w:rPr>
        <w:t>Permit</w:t>
      </w:r>
      <w:r w:rsidR="006C46E1" w:rsidRPr="008C2082">
        <w:rPr>
          <w:highlight w:val="yellow"/>
          <w:lang w:val="es-CO"/>
          <w:rPrChange w:id="300" w:author="Farid Eliecer Ureche Lopez" w:date="2019-10-13T21:23:00Z">
            <w:rPr>
              <w:rFonts w:ascii="Arial" w:hAnsi="Arial" w:cs="Arial"/>
              <w:lang w:val="es-CO"/>
            </w:rPr>
          </w:rPrChange>
        </w:rPr>
        <w:t>ir</w:t>
      </w:r>
      <w:r w:rsidRPr="008C2082">
        <w:rPr>
          <w:highlight w:val="yellow"/>
          <w:lang w:val="es-CO"/>
          <w:rPrChange w:id="301" w:author="Farid Eliecer Ureche Lopez" w:date="2019-10-13T21:23:00Z">
            <w:rPr>
              <w:rFonts w:ascii="Arial" w:hAnsi="Arial" w:cs="Arial"/>
              <w:lang w:val="es-CO"/>
            </w:rPr>
          </w:rPrChange>
        </w:rPr>
        <w:t xml:space="preserve"> muchos desarrolladores trabajando en la misma aplicación.</w:t>
      </w:r>
    </w:p>
    <w:p w14:paraId="32748C69" w14:textId="6216F303" w:rsidR="00720AFC" w:rsidRPr="008C2082" w:rsidRDefault="002648C9" w:rsidP="002648C9">
      <w:pPr>
        <w:pStyle w:val="Prrafodelista"/>
        <w:numPr>
          <w:ilvl w:val="1"/>
          <w:numId w:val="35"/>
        </w:numPr>
        <w:rPr>
          <w:color w:val="333333"/>
          <w:highlight w:val="yellow"/>
          <w:lang w:val="es-CO" w:eastAsia="es-CO"/>
          <w:rPrChange w:id="302"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03" w:author="Farid Eliecer Ureche Lopez" w:date="2019-10-13T21:23:00Z">
            <w:rPr>
              <w:rFonts w:ascii="Helvetica" w:hAnsi="Helvetica" w:cs="Helvetica"/>
              <w:color w:val="333333"/>
              <w:sz w:val="21"/>
              <w:szCs w:val="21"/>
              <w:lang w:val="es-CO" w:eastAsia="es-CO"/>
            </w:rPr>
          </w:rPrChange>
        </w:rPr>
        <w:t>Curva de aprendizaje corta.</w:t>
      </w:r>
    </w:p>
    <w:p w14:paraId="3C3B5BCE" w14:textId="31A9955B" w:rsidR="00720AFC" w:rsidRPr="008C2082" w:rsidRDefault="002648C9" w:rsidP="00720AFC">
      <w:pPr>
        <w:widowControl/>
        <w:numPr>
          <w:ilvl w:val="1"/>
          <w:numId w:val="35"/>
        </w:numPr>
        <w:shd w:val="clear" w:color="auto" w:fill="FFFFFF"/>
        <w:spacing w:before="100" w:beforeAutospacing="1" w:after="100" w:afterAutospacing="1" w:line="240" w:lineRule="auto"/>
        <w:rPr>
          <w:color w:val="333333"/>
          <w:highlight w:val="yellow"/>
          <w:lang w:val="es-CO" w:eastAsia="es-CO"/>
          <w:rPrChange w:id="304"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05" w:author="Farid Eliecer Ureche Lopez" w:date="2019-10-13T21:23:00Z">
            <w:rPr>
              <w:rFonts w:ascii="Helvetica" w:hAnsi="Helvetica" w:cs="Helvetica"/>
              <w:color w:val="333333"/>
              <w:sz w:val="21"/>
              <w:szCs w:val="21"/>
              <w:lang w:val="es-CO" w:eastAsia="es-CO"/>
            </w:rPr>
          </w:rPrChange>
        </w:rPr>
        <w:t>Facili</w:t>
      </w:r>
      <w:r w:rsidR="006C46E1" w:rsidRPr="008C2082">
        <w:rPr>
          <w:color w:val="333333"/>
          <w:highlight w:val="yellow"/>
          <w:lang w:val="es-CO" w:eastAsia="es-CO"/>
          <w:rPrChange w:id="306" w:author="Farid Eliecer Ureche Lopez" w:date="2019-10-13T21:23:00Z">
            <w:rPr>
              <w:rFonts w:ascii="Helvetica" w:hAnsi="Helvetica" w:cs="Helvetica"/>
              <w:color w:val="333333"/>
              <w:sz w:val="21"/>
              <w:szCs w:val="21"/>
              <w:lang w:val="es-CO" w:eastAsia="es-CO"/>
            </w:rPr>
          </w:rPrChange>
        </w:rPr>
        <w:t>tar</w:t>
      </w:r>
      <w:r w:rsidRPr="008C2082">
        <w:rPr>
          <w:color w:val="333333"/>
          <w:highlight w:val="yellow"/>
          <w:lang w:val="es-CO" w:eastAsia="es-CO"/>
          <w:rPrChange w:id="307" w:author="Farid Eliecer Ureche Lopez" w:date="2019-10-13T21:23:00Z">
            <w:rPr>
              <w:rFonts w:ascii="Helvetica" w:hAnsi="Helvetica" w:cs="Helvetica"/>
              <w:color w:val="333333"/>
              <w:sz w:val="21"/>
              <w:szCs w:val="21"/>
              <w:lang w:val="es-CO" w:eastAsia="es-CO"/>
            </w:rPr>
          </w:rPrChange>
        </w:rPr>
        <w:t xml:space="preserve"> en el mantenimiento.</w:t>
      </w:r>
    </w:p>
    <w:p w14:paraId="4C3DC880" w14:textId="51D385EB" w:rsidR="00720AFC" w:rsidRPr="008C2082" w:rsidRDefault="002648C9" w:rsidP="00720AFC">
      <w:pPr>
        <w:widowControl/>
        <w:numPr>
          <w:ilvl w:val="1"/>
          <w:numId w:val="35"/>
        </w:numPr>
        <w:shd w:val="clear" w:color="auto" w:fill="FFFFFF"/>
        <w:spacing w:before="100" w:beforeAutospacing="1" w:after="100" w:afterAutospacing="1" w:line="240" w:lineRule="auto"/>
        <w:rPr>
          <w:color w:val="333333"/>
          <w:highlight w:val="yellow"/>
          <w:lang w:val="es-CO" w:eastAsia="es-CO"/>
          <w:rPrChange w:id="308"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09" w:author="Farid Eliecer Ureche Lopez" w:date="2019-10-13T21:23:00Z">
            <w:rPr>
              <w:rFonts w:ascii="Helvetica" w:hAnsi="Helvetica" w:cs="Helvetica"/>
              <w:color w:val="333333"/>
              <w:sz w:val="21"/>
              <w:szCs w:val="21"/>
              <w:lang w:val="es-CO" w:eastAsia="es-CO"/>
            </w:rPr>
          </w:rPrChange>
        </w:rPr>
        <w:t>Facilita</w:t>
      </w:r>
      <w:r w:rsidR="006C46E1" w:rsidRPr="008C2082">
        <w:rPr>
          <w:color w:val="333333"/>
          <w:highlight w:val="yellow"/>
          <w:lang w:val="es-CO" w:eastAsia="es-CO"/>
          <w:rPrChange w:id="310" w:author="Farid Eliecer Ureche Lopez" w:date="2019-10-13T21:23:00Z">
            <w:rPr>
              <w:rFonts w:ascii="Helvetica" w:hAnsi="Helvetica" w:cs="Helvetica"/>
              <w:color w:val="333333"/>
              <w:sz w:val="21"/>
              <w:szCs w:val="21"/>
              <w:lang w:val="es-CO" w:eastAsia="es-CO"/>
            </w:rPr>
          </w:rPrChange>
        </w:rPr>
        <w:t>r</w:t>
      </w:r>
      <w:r w:rsidRPr="008C2082">
        <w:rPr>
          <w:color w:val="333333"/>
          <w:highlight w:val="yellow"/>
          <w:lang w:val="es-CO" w:eastAsia="es-CO"/>
          <w:rPrChange w:id="311" w:author="Farid Eliecer Ureche Lopez" w:date="2019-10-13T21:23:00Z">
            <w:rPr>
              <w:rFonts w:ascii="Helvetica" w:hAnsi="Helvetica" w:cs="Helvetica"/>
              <w:color w:val="333333"/>
              <w:sz w:val="21"/>
              <w:szCs w:val="21"/>
              <w:lang w:val="es-CO" w:eastAsia="es-CO"/>
            </w:rPr>
          </w:rPrChange>
        </w:rPr>
        <w:t xml:space="preserve"> </w:t>
      </w:r>
      <w:r w:rsidR="00720AFC" w:rsidRPr="008C2082">
        <w:rPr>
          <w:color w:val="333333"/>
          <w:highlight w:val="yellow"/>
          <w:lang w:val="es-CO" w:eastAsia="es-CO"/>
          <w:rPrChange w:id="312" w:author="Farid Eliecer Ureche Lopez" w:date="2019-10-13T21:23:00Z">
            <w:rPr>
              <w:rFonts w:ascii="Helvetica" w:hAnsi="Helvetica" w:cs="Helvetica"/>
              <w:color w:val="333333"/>
              <w:sz w:val="21"/>
              <w:szCs w:val="21"/>
              <w:lang w:val="es-CO" w:eastAsia="es-CO"/>
            </w:rPr>
          </w:rPrChange>
        </w:rPr>
        <w:t>la implementación continua de la aplicación.</w:t>
      </w:r>
    </w:p>
    <w:p w14:paraId="7941A818" w14:textId="16826C5A" w:rsidR="00720AFC" w:rsidRPr="008C2082" w:rsidRDefault="002648C9" w:rsidP="00720AFC">
      <w:pPr>
        <w:widowControl/>
        <w:numPr>
          <w:ilvl w:val="1"/>
          <w:numId w:val="35"/>
        </w:numPr>
        <w:shd w:val="clear" w:color="auto" w:fill="FFFFFF"/>
        <w:spacing w:before="100" w:beforeAutospacing="1" w:after="100" w:afterAutospacing="1" w:line="240" w:lineRule="auto"/>
        <w:rPr>
          <w:color w:val="333333"/>
          <w:highlight w:val="yellow"/>
          <w:lang w:val="es-CO" w:eastAsia="es-CO"/>
          <w:rPrChange w:id="313"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14" w:author="Farid Eliecer Ureche Lopez" w:date="2019-10-13T21:23:00Z">
            <w:rPr>
              <w:rFonts w:ascii="Helvetica" w:hAnsi="Helvetica" w:cs="Helvetica"/>
              <w:color w:val="333333"/>
              <w:sz w:val="21"/>
              <w:szCs w:val="21"/>
              <w:lang w:val="es-CO" w:eastAsia="es-CO"/>
            </w:rPr>
          </w:rPrChange>
        </w:rPr>
        <w:t>Favorecer la</w:t>
      </w:r>
      <w:r w:rsidR="00720AFC" w:rsidRPr="008C2082">
        <w:rPr>
          <w:color w:val="333333"/>
          <w:highlight w:val="yellow"/>
          <w:lang w:val="es-CO" w:eastAsia="es-CO"/>
          <w:rPrChange w:id="315" w:author="Farid Eliecer Ureche Lopez" w:date="2019-10-13T21:23:00Z">
            <w:rPr>
              <w:rFonts w:ascii="Helvetica" w:hAnsi="Helvetica" w:cs="Helvetica"/>
              <w:color w:val="333333"/>
              <w:sz w:val="21"/>
              <w:szCs w:val="21"/>
              <w:lang w:val="es-CO" w:eastAsia="es-CO"/>
            </w:rPr>
          </w:rPrChange>
        </w:rPr>
        <w:t xml:space="preserve"> escalabilidad y disponibilidad.</w:t>
      </w:r>
    </w:p>
    <w:p w14:paraId="24838845" w14:textId="77777777" w:rsidR="006C46E1" w:rsidRPr="00050143" w:rsidRDefault="006C46E1" w:rsidP="006C46E1">
      <w:pPr>
        <w:widowControl/>
        <w:shd w:val="clear" w:color="auto" w:fill="FFFFFF"/>
        <w:spacing w:before="100" w:beforeAutospacing="1" w:after="100" w:afterAutospacing="1" w:line="240" w:lineRule="auto"/>
        <w:ind w:left="1440"/>
        <w:rPr>
          <w:color w:val="333333"/>
          <w:lang w:val="es-CO" w:eastAsia="es-CO"/>
          <w:rPrChange w:id="316" w:author="Farid Eliecer Ureche Lopez" w:date="2019-10-13T21:23:00Z">
            <w:rPr>
              <w:rFonts w:ascii="Helvetica" w:hAnsi="Helvetica" w:cs="Helvetica"/>
              <w:color w:val="333333"/>
              <w:sz w:val="21"/>
              <w:szCs w:val="21"/>
              <w:lang w:val="es-CO" w:eastAsia="es-CO"/>
            </w:rPr>
          </w:rPrChange>
        </w:rPr>
      </w:pPr>
    </w:p>
    <w:p w14:paraId="73E7C946" w14:textId="2AF738EC" w:rsidR="006C46E1" w:rsidRPr="00050143" w:rsidRDefault="006C46E1" w:rsidP="006C46E1">
      <w:pPr>
        <w:widowControl/>
        <w:shd w:val="clear" w:color="auto" w:fill="FFFFFF"/>
        <w:spacing w:before="100" w:beforeAutospacing="1" w:after="100" w:afterAutospacing="1" w:line="240" w:lineRule="auto"/>
        <w:jc w:val="both"/>
        <w:rPr>
          <w:color w:val="333333"/>
          <w:lang w:val="es-CO" w:eastAsia="es-CO"/>
          <w:rPrChange w:id="317" w:author="Farid Eliecer Ureche Lopez" w:date="2019-10-13T21:23:00Z">
            <w:rPr>
              <w:rFonts w:ascii="Helvetica" w:hAnsi="Helvetica" w:cs="Helvetica"/>
              <w:color w:val="333333"/>
              <w:sz w:val="21"/>
              <w:szCs w:val="21"/>
              <w:lang w:val="es-CO" w:eastAsia="es-CO"/>
            </w:rPr>
          </w:rPrChange>
        </w:rPr>
      </w:pPr>
      <w:r w:rsidRPr="00050143">
        <w:rPr>
          <w:color w:val="333333"/>
          <w:lang w:val="es-CO" w:eastAsia="es-CO"/>
          <w:rPrChange w:id="318" w:author="Farid Eliecer Ureche Lopez" w:date="2019-10-13T21:23:00Z">
            <w:rPr>
              <w:rFonts w:ascii="Helvetica" w:hAnsi="Helvetica" w:cs="Helvetica"/>
              <w:color w:val="333333"/>
              <w:sz w:val="21"/>
              <w:szCs w:val="21"/>
              <w:lang w:val="es-CO" w:eastAsia="es-CO"/>
            </w:rPr>
          </w:rPrChange>
        </w:rPr>
        <w:t>Patrones complementarios</w:t>
      </w:r>
    </w:p>
    <w:p w14:paraId="1537522C" w14:textId="77777777" w:rsidR="00C92291" w:rsidRPr="008C2082" w:rsidRDefault="00C92291" w:rsidP="00C92291">
      <w:pPr>
        <w:pStyle w:val="Prrafodelista"/>
        <w:numPr>
          <w:ilvl w:val="0"/>
          <w:numId w:val="35"/>
        </w:numPr>
        <w:rPr>
          <w:highlight w:val="yellow"/>
          <w:lang w:val="es-CO"/>
          <w:rPrChange w:id="319" w:author="Farid Eliecer Ureche Lopez" w:date="2019-10-13T21:23:00Z">
            <w:rPr>
              <w:rFonts w:ascii="Arial" w:hAnsi="Arial" w:cs="Arial"/>
              <w:lang w:val="es-CO"/>
            </w:rPr>
          </w:rPrChange>
        </w:rPr>
      </w:pPr>
      <w:r w:rsidRPr="008C2082">
        <w:rPr>
          <w:highlight w:val="yellow"/>
          <w:lang w:val="es-CO"/>
          <w:rPrChange w:id="320" w:author="Farid Eliecer Ureche Lopez" w:date="2019-10-13T21:23:00Z">
            <w:rPr>
              <w:rFonts w:ascii="Arial" w:hAnsi="Arial" w:cs="Arial"/>
              <w:lang w:val="es-CO"/>
            </w:rPr>
          </w:rPrChange>
        </w:rPr>
        <w:t>API Gateway</w:t>
      </w:r>
    </w:p>
    <w:p w14:paraId="65164C0A" w14:textId="77777777" w:rsidR="002648C9" w:rsidRPr="008C2082" w:rsidRDefault="002648C9" w:rsidP="00D33EF4">
      <w:pPr>
        <w:widowControl/>
        <w:numPr>
          <w:ilvl w:val="1"/>
          <w:numId w:val="35"/>
        </w:numPr>
        <w:shd w:val="clear" w:color="auto" w:fill="FFFFFF"/>
        <w:spacing w:before="100" w:beforeAutospacing="1" w:after="100" w:afterAutospacing="1" w:line="240" w:lineRule="auto"/>
        <w:rPr>
          <w:color w:val="333333"/>
          <w:highlight w:val="yellow"/>
          <w:lang w:val="es-CO" w:eastAsia="es-CO"/>
          <w:rPrChange w:id="321"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22" w:author="Farid Eliecer Ureche Lopez" w:date="2019-10-13T21:23:00Z">
            <w:rPr>
              <w:rFonts w:ascii="Helvetica" w:hAnsi="Helvetica" w:cs="Helvetica"/>
              <w:color w:val="333333"/>
              <w:sz w:val="21"/>
              <w:szCs w:val="21"/>
              <w:lang w:val="es-CO" w:eastAsia="es-CO"/>
            </w:rPr>
          </w:rPrChange>
        </w:rPr>
        <w:t>Proporcionar un solo punto de comunicación entre las aplicaciones y los servicios.</w:t>
      </w:r>
    </w:p>
    <w:p w14:paraId="273B40FB" w14:textId="6FB09A24" w:rsidR="00C92291" w:rsidRPr="008C2082" w:rsidRDefault="002648C9" w:rsidP="00D33EF4">
      <w:pPr>
        <w:widowControl/>
        <w:numPr>
          <w:ilvl w:val="1"/>
          <w:numId w:val="35"/>
        </w:numPr>
        <w:shd w:val="clear" w:color="auto" w:fill="FFFFFF"/>
        <w:spacing w:before="100" w:beforeAutospacing="1" w:after="100" w:afterAutospacing="1" w:line="240" w:lineRule="auto"/>
        <w:rPr>
          <w:color w:val="333333"/>
          <w:highlight w:val="yellow"/>
          <w:lang w:val="es-CO" w:eastAsia="es-CO"/>
          <w:rPrChange w:id="323"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24" w:author="Farid Eliecer Ureche Lopez" w:date="2019-10-13T21:23:00Z">
            <w:rPr>
              <w:rFonts w:ascii="Helvetica" w:hAnsi="Helvetica" w:cs="Helvetica"/>
              <w:color w:val="333333"/>
              <w:sz w:val="21"/>
              <w:szCs w:val="21"/>
              <w:lang w:val="es-CO" w:eastAsia="es-CO"/>
            </w:rPr>
          </w:rPrChange>
        </w:rPr>
        <w:t>Proporcionar conexión a diferentes tipos de dispositivos o clientes de los servicios.</w:t>
      </w:r>
    </w:p>
    <w:p w14:paraId="520A6D82" w14:textId="70FF7420" w:rsidR="00C92291" w:rsidRPr="008C2082" w:rsidRDefault="002648C9" w:rsidP="00D33EF4">
      <w:pPr>
        <w:widowControl/>
        <w:numPr>
          <w:ilvl w:val="1"/>
          <w:numId w:val="35"/>
        </w:numPr>
        <w:shd w:val="clear" w:color="auto" w:fill="FFFFFF"/>
        <w:spacing w:before="100" w:beforeAutospacing="1" w:after="100" w:afterAutospacing="1" w:line="240" w:lineRule="auto"/>
        <w:rPr>
          <w:color w:val="333333"/>
          <w:highlight w:val="yellow"/>
          <w:lang w:val="es-CO" w:eastAsia="es-CO"/>
          <w:rPrChange w:id="325"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26" w:author="Farid Eliecer Ureche Lopez" w:date="2019-10-13T21:23:00Z">
            <w:rPr>
              <w:rFonts w:ascii="Helvetica" w:hAnsi="Helvetica" w:cs="Helvetica"/>
              <w:color w:val="333333"/>
              <w:sz w:val="21"/>
              <w:szCs w:val="21"/>
              <w:lang w:val="es-CO" w:eastAsia="es-CO"/>
            </w:rPr>
          </w:rPrChange>
        </w:rPr>
        <w:t>Ofrecer estabilidad en las aplicaciones clientes en los cambios de los servicios.</w:t>
      </w:r>
    </w:p>
    <w:p w14:paraId="6D8C354E" w14:textId="3198950A" w:rsidR="00C92291" w:rsidRPr="008C2082" w:rsidRDefault="00C92291" w:rsidP="00D33EF4">
      <w:pPr>
        <w:widowControl/>
        <w:numPr>
          <w:ilvl w:val="1"/>
          <w:numId w:val="35"/>
        </w:numPr>
        <w:shd w:val="clear" w:color="auto" w:fill="FFFFFF"/>
        <w:spacing w:before="100" w:beforeAutospacing="1" w:after="100" w:afterAutospacing="1" w:line="240" w:lineRule="auto"/>
        <w:rPr>
          <w:color w:val="333333"/>
          <w:highlight w:val="yellow"/>
          <w:lang w:val="es-CO" w:eastAsia="es-CO"/>
          <w:rPrChange w:id="327"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28" w:author="Farid Eliecer Ureche Lopez" w:date="2019-10-13T21:23:00Z">
            <w:rPr>
              <w:rFonts w:ascii="Helvetica" w:hAnsi="Helvetica" w:cs="Helvetica"/>
              <w:color w:val="333333"/>
              <w:sz w:val="21"/>
              <w:szCs w:val="21"/>
              <w:lang w:val="es-CO" w:eastAsia="es-CO"/>
            </w:rPr>
          </w:rPrChange>
        </w:rPr>
        <w:t>Los servicios pueden usar un conjunto diverso de protocolos, algunos de los cuales pueden no ser compatibles con la web</w:t>
      </w:r>
    </w:p>
    <w:p w14:paraId="0190C739" w14:textId="2AA65647" w:rsidR="00C92291" w:rsidRPr="008C2082" w:rsidRDefault="00C92291" w:rsidP="00C92291">
      <w:pPr>
        <w:pStyle w:val="Prrafodelista"/>
        <w:numPr>
          <w:ilvl w:val="0"/>
          <w:numId w:val="35"/>
        </w:numPr>
        <w:rPr>
          <w:highlight w:val="yellow"/>
          <w:lang w:val="es-CO"/>
          <w:rPrChange w:id="329" w:author="Farid Eliecer Ureche Lopez" w:date="2019-10-13T21:23:00Z">
            <w:rPr>
              <w:rFonts w:ascii="Arial" w:hAnsi="Arial" w:cs="Arial"/>
              <w:lang w:val="es-CO"/>
            </w:rPr>
          </w:rPrChange>
        </w:rPr>
      </w:pPr>
      <w:r w:rsidRPr="008C2082">
        <w:rPr>
          <w:highlight w:val="yellow"/>
          <w:lang w:val="es-CO"/>
          <w:rPrChange w:id="330" w:author="Farid Eliecer Ureche Lopez" w:date="2019-10-13T21:23:00Z">
            <w:rPr>
              <w:rFonts w:ascii="Arial" w:hAnsi="Arial" w:cs="Arial"/>
              <w:lang w:val="es-CO"/>
            </w:rPr>
          </w:rPrChange>
        </w:rPr>
        <w:t xml:space="preserve">Audit </w:t>
      </w:r>
      <w:proofErr w:type="spellStart"/>
      <w:r w:rsidRPr="008C2082">
        <w:rPr>
          <w:highlight w:val="yellow"/>
          <w:lang w:val="es-CO"/>
          <w:rPrChange w:id="331" w:author="Farid Eliecer Ureche Lopez" w:date="2019-10-13T21:23:00Z">
            <w:rPr>
              <w:rFonts w:ascii="Arial" w:hAnsi="Arial" w:cs="Arial"/>
              <w:lang w:val="es-CO"/>
            </w:rPr>
          </w:rPrChange>
        </w:rPr>
        <w:t>logging</w:t>
      </w:r>
      <w:proofErr w:type="spellEnd"/>
    </w:p>
    <w:p w14:paraId="3A08CB0E" w14:textId="5579B17D" w:rsidR="00C92291" w:rsidRPr="008C2082" w:rsidRDefault="002648C9" w:rsidP="00C92291">
      <w:pPr>
        <w:pStyle w:val="Prrafodelista"/>
        <w:numPr>
          <w:ilvl w:val="1"/>
          <w:numId w:val="35"/>
        </w:numPr>
        <w:rPr>
          <w:highlight w:val="yellow"/>
          <w:lang w:val="es-CO"/>
          <w:rPrChange w:id="332" w:author="Farid Eliecer Ureche Lopez" w:date="2019-10-13T21:23:00Z">
            <w:rPr>
              <w:rFonts w:ascii="Arial" w:hAnsi="Arial" w:cs="Arial"/>
              <w:lang w:val="es-CO"/>
            </w:rPr>
          </w:rPrChange>
        </w:rPr>
      </w:pPr>
      <w:proofErr w:type="spellStart"/>
      <w:r w:rsidRPr="008C2082">
        <w:rPr>
          <w:color w:val="333333"/>
          <w:highlight w:val="yellow"/>
          <w:shd w:val="clear" w:color="auto" w:fill="FFFFFF"/>
          <w:rPrChange w:id="333" w:author="Farid Eliecer Ureche Lopez" w:date="2019-10-13T21:23:00Z">
            <w:rPr>
              <w:rFonts w:ascii="Helvetica" w:hAnsi="Helvetica" w:cs="Helvetica"/>
              <w:color w:val="333333"/>
              <w:sz w:val="21"/>
              <w:szCs w:val="21"/>
              <w:shd w:val="clear" w:color="auto" w:fill="FFFFFF"/>
            </w:rPr>
          </w:rPrChange>
        </w:rPr>
        <w:t>Capturar</w:t>
      </w:r>
      <w:proofErr w:type="spellEnd"/>
      <w:r w:rsidRPr="008C2082">
        <w:rPr>
          <w:color w:val="333333"/>
          <w:highlight w:val="yellow"/>
          <w:shd w:val="clear" w:color="auto" w:fill="FFFFFF"/>
          <w:rPrChange w:id="334" w:author="Farid Eliecer Ureche Lopez" w:date="2019-10-13T21:23:00Z">
            <w:rPr>
              <w:rFonts w:ascii="Helvetica" w:hAnsi="Helvetica" w:cs="Helvetica"/>
              <w:color w:val="333333"/>
              <w:sz w:val="21"/>
              <w:szCs w:val="21"/>
              <w:shd w:val="clear" w:color="auto" w:fill="FFFFFF"/>
            </w:rPr>
          </w:rPrChange>
        </w:rPr>
        <w:t xml:space="preserve"> las </w:t>
      </w:r>
      <w:proofErr w:type="spellStart"/>
      <w:r w:rsidRPr="008C2082">
        <w:rPr>
          <w:color w:val="333333"/>
          <w:highlight w:val="yellow"/>
          <w:shd w:val="clear" w:color="auto" w:fill="FFFFFF"/>
          <w:rPrChange w:id="335" w:author="Farid Eliecer Ureche Lopez" w:date="2019-10-13T21:23:00Z">
            <w:rPr>
              <w:rFonts w:ascii="Helvetica" w:hAnsi="Helvetica" w:cs="Helvetica"/>
              <w:color w:val="333333"/>
              <w:sz w:val="21"/>
              <w:szCs w:val="21"/>
              <w:shd w:val="clear" w:color="auto" w:fill="FFFFFF"/>
            </w:rPr>
          </w:rPrChange>
        </w:rPr>
        <w:t>acciones</w:t>
      </w:r>
      <w:proofErr w:type="spellEnd"/>
      <w:r w:rsidRPr="008C2082">
        <w:rPr>
          <w:color w:val="333333"/>
          <w:highlight w:val="yellow"/>
          <w:shd w:val="clear" w:color="auto" w:fill="FFFFFF"/>
          <w:rPrChange w:id="336" w:author="Farid Eliecer Ureche Lopez" w:date="2019-10-13T21:23:00Z">
            <w:rPr>
              <w:rFonts w:ascii="Helvetica" w:hAnsi="Helvetica" w:cs="Helvetica"/>
              <w:color w:val="333333"/>
              <w:sz w:val="21"/>
              <w:szCs w:val="21"/>
              <w:shd w:val="clear" w:color="auto" w:fill="FFFFFF"/>
            </w:rPr>
          </w:rPrChange>
        </w:rPr>
        <w:t xml:space="preserve"> </w:t>
      </w:r>
      <w:proofErr w:type="spellStart"/>
      <w:r w:rsidRPr="008C2082">
        <w:rPr>
          <w:color w:val="333333"/>
          <w:highlight w:val="yellow"/>
          <w:shd w:val="clear" w:color="auto" w:fill="FFFFFF"/>
          <w:rPrChange w:id="337" w:author="Farid Eliecer Ureche Lopez" w:date="2019-10-13T21:23:00Z">
            <w:rPr>
              <w:rFonts w:ascii="Helvetica" w:hAnsi="Helvetica" w:cs="Helvetica"/>
              <w:color w:val="333333"/>
              <w:sz w:val="21"/>
              <w:szCs w:val="21"/>
              <w:shd w:val="clear" w:color="auto" w:fill="FFFFFF"/>
            </w:rPr>
          </w:rPrChange>
        </w:rPr>
        <w:t>r</w:t>
      </w:r>
      <w:r w:rsidR="00C92291" w:rsidRPr="008C2082">
        <w:rPr>
          <w:color w:val="333333"/>
          <w:highlight w:val="yellow"/>
          <w:shd w:val="clear" w:color="auto" w:fill="FFFFFF"/>
          <w:rPrChange w:id="338" w:author="Farid Eliecer Ureche Lopez" w:date="2019-10-13T21:23:00Z">
            <w:rPr>
              <w:rFonts w:ascii="Helvetica" w:hAnsi="Helvetica" w:cs="Helvetica"/>
              <w:color w:val="333333"/>
              <w:sz w:val="21"/>
              <w:szCs w:val="21"/>
              <w:shd w:val="clear" w:color="auto" w:fill="FFFFFF"/>
            </w:rPr>
          </w:rPrChange>
        </w:rPr>
        <w:t>ealizad</w:t>
      </w:r>
      <w:r w:rsidRPr="008C2082">
        <w:rPr>
          <w:color w:val="333333"/>
          <w:highlight w:val="yellow"/>
          <w:shd w:val="clear" w:color="auto" w:fill="FFFFFF"/>
          <w:rPrChange w:id="339" w:author="Farid Eliecer Ureche Lopez" w:date="2019-10-13T21:23:00Z">
            <w:rPr>
              <w:rFonts w:ascii="Helvetica" w:hAnsi="Helvetica" w:cs="Helvetica"/>
              <w:color w:val="333333"/>
              <w:sz w:val="21"/>
              <w:szCs w:val="21"/>
              <w:shd w:val="clear" w:color="auto" w:fill="FFFFFF"/>
            </w:rPr>
          </w:rPrChange>
        </w:rPr>
        <w:t>as</w:t>
      </w:r>
      <w:proofErr w:type="spellEnd"/>
      <w:r w:rsidRPr="008C2082">
        <w:rPr>
          <w:color w:val="333333"/>
          <w:highlight w:val="yellow"/>
          <w:shd w:val="clear" w:color="auto" w:fill="FFFFFF"/>
          <w:rPrChange w:id="340" w:author="Farid Eliecer Ureche Lopez" w:date="2019-10-13T21:23:00Z">
            <w:rPr>
              <w:rFonts w:ascii="Helvetica" w:hAnsi="Helvetica" w:cs="Helvetica"/>
              <w:color w:val="333333"/>
              <w:sz w:val="21"/>
              <w:szCs w:val="21"/>
              <w:shd w:val="clear" w:color="auto" w:fill="FFFFFF"/>
            </w:rPr>
          </w:rPrChange>
        </w:rPr>
        <w:t xml:space="preserve"> por</w:t>
      </w:r>
      <w:r w:rsidR="00C92291" w:rsidRPr="008C2082">
        <w:rPr>
          <w:color w:val="333333"/>
          <w:highlight w:val="yellow"/>
          <w:shd w:val="clear" w:color="auto" w:fill="FFFFFF"/>
          <w:rPrChange w:id="341" w:author="Farid Eliecer Ureche Lopez" w:date="2019-10-13T21:23:00Z">
            <w:rPr>
              <w:rFonts w:ascii="Helvetica" w:hAnsi="Helvetica" w:cs="Helvetica"/>
              <w:color w:val="333333"/>
              <w:sz w:val="21"/>
              <w:szCs w:val="21"/>
              <w:shd w:val="clear" w:color="auto" w:fill="FFFFFF"/>
            </w:rPr>
          </w:rPrChange>
        </w:rPr>
        <w:t xml:space="preserve"> un </w:t>
      </w:r>
      <w:proofErr w:type="spellStart"/>
      <w:r w:rsidR="00C92291" w:rsidRPr="008C2082">
        <w:rPr>
          <w:color w:val="333333"/>
          <w:highlight w:val="yellow"/>
          <w:shd w:val="clear" w:color="auto" w:fill="FFFFFF"/>
          <w:rPrChange w:id="342" w:author="Farid Eliecer Ureche Lopez" w:date="2019-10-13T21:23:00Z">
            <w:rPr>
              <w:rFonts w:ascii="Helvetica" w:hAnsi="Helvetica" w:cs="Helvetica"/>
              <w:color w:val="333333"/>
              <w:sz w:val="21"/>
              <w:szCs w:val="21"/>
              <w:shd w:val="clear" w:color="auto" w:fill="FFFFFF"/>
            </w:rPr>
          </w:rPrChange>
        </w:rPr>
        <w:t>usuari</w:t>
      </w:r>
      <w:r w:rsidRPr="008C2082">
        <w:rPr>
          <w:color w:val="333333"/>
          <w:highlight w:val="yellow"/>
          <w:shd w:val="clear" w:color="auto" w:fill="FFFFFF"/>
          <w:rPrChange w:id="343" w:author="Farid Eliecer Ureche Lopez" w:date="2019-10-13T21:23:00Z">
            <w:rPr>
              <w:rFonts w:ascii="Helvetica" w:hAnsi="Helvetica" w:cs="Helvetica"/>
              <w:color w:val="333333"/>
              <w:sz w:val="21"/>
              <w:szCs w:val="21"/>
              <w:shd w:val="clear" w:color="auto" w:fill="FFFFFF"/>
            </w:rPr>
          </w:rPrChange>
        </w:rPr>
        <w:t>o</w:t>
      </w:r>
      <w:proofErr w:type="spellEnd"/>
      <w:r w:rsidRPr="008C2082">
        <w:rPr>
          <w:color w:val="333333"/>
          <w:highlight w:val="yellow"/>
          <w:shd w:val="clear" w:color="auto" w:fill="FFFFFF"/>
          <w:rPrChange w:id="344" w:author="Farid Eliecer Ureche Lopez" w:date="2019-10-13T21:23:00Z">
            <w:rPr>
              <w:rFonts w:ascii="Helvetica" w:hAnsi="Helvetica" w:cs="Helvetica"/>
              <w:color w:val="333333"/>
              <w:sz w:val="21"/>
              <w:szCs w:val="21"/>
              <w:shd w:val="clear" w:color="auto" w:fill="FFFFFF"/>
            </w:rPr>
          </w:rPrChange>
        </w:rPr>
        <w:t xml:space="preserve"> al </w:t>
      </w:r>
      <w:proofErr w:type="spellStart"/>
      <w:r w:rsidRPr="008C2082">
        <w:rPr>
          <w:color w:val="333333"/>
          <w:highlight w:val="yellow"/>
          <w:shd w:val="clear" w:color="auto" w:fill="FFFFFF"/>
          <w:rPrChange w:id="345" w:author="Farid Eliecer Ureche Lopez" w:date="2019-10-13T21:23:00Z">
            <w:rPr>
              <w:rFonts w:ascii="Helvetica" w:hAnsi="Helvetica" w:cs="Helvetica"/>
              <w:color w:val="333333"/>
              <w:sz w:val="21"/>
              <w:szCs w:val="21"/>
              <w:shd w:val="clear" w:color="auto" w:fill="FFFFFF"/>
            </w:rPr>
          </w:rPrChange>
        </w:rPr>
        <w:t>interactuar</w:t>
      </w:r>
      <w:proofErr w:type="spellEnd"/>
      <w:r w:rsidRPr="008C2082">
        <w:rPr>
          <w:color w:val="333333"/>
          <w:highlight w:val="yellow"/>
          <w:shd w:val="clear" w:color="auto" w:fill="FFFFFF"/>
          <w:rPrChange w:id="346" w:author="Farid Eliecer Ureche Lopez" w:date="2019-10-13T21:23:00Z">
            <w:rPr>
              <w:rFonts w:ascii="Helvetica" w:hAnsi="Helvetica" w:cs="Helvetica"/>
              <w:color w:val="333333"/>
              <w:sz w:val="21"/>
              <w:szCs w:val="21"/>
              <w:shd w:val="clear" w:color="auto" w:fill="FFFFFF"/>
            </w:rPr>
          </w:rPrChange>
        </w:rPr>
        <w:t xml:space="preserve"> con los </w:t>
      </w:r>
      <w:proofErr w:type="spellStart"/>
      <w:r w:rsidRPr="008C2082">
        <w:rPr>
          <w:color w:val="333333"/>
          <w:highlight w:val="yellow"/>
          <w:shd w:val="clear" w:color="auto" w:fill="FFFFFF"/>
          <w:rPrChange w:id="347" w:author="Farid Eliecer Ureche Lopez" w:date="2019-10-13T21:23:00Z">
            <w:rPr>
              <w:rFonts w:ascii="Helvetica" w:hAnsi="Helvetica" w:cs="Helvetica"/>
              <w:color w:val="333333"/>
              <w:sz w:val="21"/>
              <w:szCs w:val="21"/>
              <w:shd w:val="clear" w:color="auto" w:fill="FFFFFF"/>
            </w:rPr>
          </w:rPrChange>
        </w:rPr>
        <w:t>servicios</w:t>
      </w:r>
      <w:proofErr w:type="spellEnd"/>
      <w:r w:rsidR="00C92291" w:rsidRPr="008C2082">
        <w:rPr>
          <w:color w:val="333333"/>
          <w:highlight w:val="yellow"/>
          <w:shd w:val="clear" w:color="auto" w:fill="FFFFFF"/>
          <w:rPrChange w:id="348" w:author="Farid Eliecer Ureche Lopez" w:date="2019-10-13T21:23:00Z">
            <w:rPr>
              <w:rFonts w:ascii="Helvetica" w:hAnsi="Helvetica" w:cs="Helvetica"/>
              <w:color w:val="333333"/>
              <w:sz w:val="21"/>
              <w:szCs w:val="21"/>
              <w:shd w:val="clear" w:color="auto" w:fill="FFFFFF"/>
            </w:rPr>
          </w:rPrChange>
        </w:rPr>
        <w:t>.</w:t>
      </w:r>
    </w:p>
    <w:p w14:paraId="37338285" w14:textId="2545AA7D" w:rsidR="00375410" w:rsidRPr="008C2082" w:rsidRDefault="00375410" w:rsidP="00375410">
      <w:pPr>
        <w:pStyle w:val="Prrafodelista"/>
        <w:numPr>
          <w:ilvl w:val="0"/>
          <w:numId w:val="35"/>
        </w:numPr>
        <w:rPr>
          <w:highlight w:val="yellow"/>
          <w:lang w:val="es-CO"/>
          <w:rPrChange w:id="349" w:author="Farid Eliecer Ureche Lopez" w:date="2019-10-13T21:23:00Z">
            <w:rPr>
              <w:rFonts w:ascii="Arial" w:hAnsi="Arial" w:cs="Arial"/>
              <w:lang w:val="es-CO"/>
            </w:rPr>
          </w:rPrChange>
        </w:rPr>
      </w:pPr>
      <w:proofErr w:type="gramStart"/>
      <w:r w:rsidRPr="008C2082">
        <w:rPr>
          <w:highlight w:val="yellow"/>
          <w:lang w:val="es-CO"/>
          <w:rPrChange w:id="350" w:author="Farid Eliecer Ureche Lopez" w:date="2019-10-13T21:23:00Z">
            <w:rPr>
              <w:rFonts w:ascii="Arial" w:hAnsi="Arial" w:cs="Arial"/>
              <w:lang w:val="es-CO"/>
            </w:rPr>
          </w:rPrChange>
        </w:rPr>
        <w:t>Single</w:t>
      </w:r>
      <w:proofErr w:type="gramEnd"/>
      <w:r w:rsidRPr="008C2082">
        <w:rPr>
          <w:highlight w:val="yellow"/>
          <w:lang w:val="es-CO"/>
          <w:rPrChange w:id="351" w:author="Farid Eliecer Ureche Lopez" w:date="2019-10-13T21:23:00Z">
            <w:rPr>
              <w:rFonts w:ascii="Arial" w:hAnsi="Arial" w:cs="Arial"/>
              <w:lang w:val="es-CO"/>
            </w:rPr>
          </w:rPrChange>
        </w:rPr>
        <w:t xml:space="preserve"> </w:t>
      </w:r>
      <w:proofErr w:type="spellStart"/>
      <w:r w:rsidRPr="008C2082">
        <w:rPr>
          <w:highlight w:val="yellow"/>
          <w:lang w:val="es-CO"/>
          <w:rPrChange w:id="352" w:author="Farid Eliecer Ureche Lopez" w:date="2019-10-13T21:23:00Z">
            <w:rPr>
              <w:rFonts w:ascii="Arial" w:hAnsi="Arial" w:cs="Arial"/>
              <w:lang w:val="es-CO"/>
            </w:rPr>
          </w:rPrChange>
        </w:rPr>
        <w:t>Service</w:t>
      </w:r>
      <w:proofErr w:type="spellEnd"/>
      <w:r w:rsidRPr="008C2082">
        <w:rPr>
          <w:highlight w:val="yellow"/>
          <w:lang w:val="es-CO"/>
          <w:rPrChange w:id="353" w:author="Farid Eliecer Ureche Lopez" w:date="2019-10-13T21:23:00Z">
            <w:rPr>
              <w:rFonts w:ascii="Arial" w:hAnsi="Arial" w:cs="Arial"/>
              <w:lang w:val="es-CO"/>
            </w:rPr>
          </w:rPrChange>
        </w:rPr>
        <w:t xml:space="preserve"> </w:t>
      </w:r>
      <w:proofErr w:type="spellStart"/>
      <w:r w:rsidRPr="008C2082">
        <w:rPr>
          <w:highlight w:val="yellow"/>
          <w:lang w:val="es-CO"/>
          <w:rPrChange w:id="354" w:author="Farid Eliecer Ureche Lopez" w:date="2019-10-13T21:23:00Z">
            <w:rPr>
              <w:rFonts w:ascii="Arial" w:hAnsi="Arial" w:cs="Arial"/>
              <w:lang w:val="es-CO"/>
            </w:rPr>
          </w:rPrChange>
        </w:rPr>
        <w:t>Instance</w:t>
      </w:r>
      <w:proofErr w:type="spellEnd"/>
      <w:r w:rsidRPr="008C2082">
        <w:rPr>
          <w:highlight w:val="yellow"/>
          <w:lang w:val="es-CO"/>
          <w:rPrChange w:id="355" w:author="Farid Eliecer Ureche Lopez" w:date="2019-10-13T21:23:00Z">
            <w:rPr>
              <w:rFonts w:ascii="Arial" w:hAnsi="Arial" w:cs="Arial"/>
              <w:lang w:val="es-CO"/>
            </w:rPr>
          </w:rPrChange>
        </w:rPr>
        <w:t xml:space="preserve"> per Host</w:t>
      </w:r>
    </w:p>
    <w:p w14:paraId="1FF380FC" w14:textId="287C97E5" w:rsidR="00375410" w:rsidRPr="008C2082" w:rsidRDefault="00D33EF4" w:rsidP="00375410">
      <w:pPr>
        <w:widowControl/>
        <w:numPr>
          <w:ilvl w:val="1"/>
          <w:numId w:val="35"/>
        </w:numPr>
        <w:shd w:val="clear" w:color="auto" w:fill="FFFFFF"/>
        <w:spacing w:before="100" w:beforeAutospacing="1" w:after="100" w:afterAutospacing="1" w:line="240" w:lineRule="auto"/>
        <w:rPr>
          <w:color w:val="333333"/>
          <w:highlight w:val="yellow"/>
          <w:lang w:val="es-CO" w:eastAsia="es-CO"/>
          <w:rPrChange w:id="356"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57" w:author="Farid Eliecer Ureche Lopez" w:date="2019-10-13T21:23:00Z">
            <w:rPr>
              <w:rFonts w:ascii="Helvetica" w:hAnsi="Helvetica" w:cs="Helvetica"/>
              <w:color w:val="333333"/>
              <w:sz w:val="21"/>
              <w:szCs w:val="21"/>
              <w:lang w:val="es-CO" w:eastAsia="es-CO"/>
            </w:rPr>
          </w:rPrChange>
        </w:rPr>
        <w:t xml:space="preserve">Independencia con la </w:t>
      </w:r>
      <w:r w:rsidR="00375410" w:rsidRPr="008C2082">
        <w:rPr>
          <w:color w:val="333333"/>
          <w:highlight w:val="yellow"/>
          <w:lang w:val="es-CO" w:eastAsia="es-CO"/>
          <w:rPrChange w:id="358" w:author="Farid Eliecer Ureche Lopez" w:date="2019-10-13T21:23:00Z">
            <w:rPr>
              <w:rFonts w:ascii="Helvetica" w:hAnsi="Helvetica" w:cs="Helvetica"/>
              <w:color w:val="333333"/>
              <w:sz w:val="21"/>
              <w:szCs w:val="21"/>
              <w:lang w:val="es-CO" w:eastAsia="es-CO"/>
            </w:rPr>
          </w:rPrChange>
        </w:rPr>
        <w:t xml:space="preserve">variedad de </w:t>
      </w:r>
      <w:r w:rsidRPr="008C2082">
        <w:rPr>
          <w:color w:val="333333"/>
          <w:highlight w:val="yellow"/>
          <w:lang w:val="es-CO" w:eastAsia="es-CO"/>
          <w:rPrChange w:id="359" w:author="Farid Eliecer Ureche Lopez" w:date="2019-10-13T21:23:00Z">
            <w:rPr>
              <w:rFonts w:ascii="Helvetica" w:hAnsi="Helvetica" w:cs="Helvetica"/>
              <w:color w:val="333333"/>
              <w:sz w:val="21"/>
              <w:szCs w:val="21"/>
              <w:lang w:val="es-CO" w:eastAsia="es-CO"/>
            </w:rPr>
          </w:rPrChange>
        </w:rPr>
        <w:t>lenguajes</w:t>
      </w:r>
      <w:r w:rsidR="00375410" w:rsidRPr="008C2082">
        <w:rPr>
          <w:color w:val="333333"/>
          <w:highlight w:val="yellow"/>
          <w:lang w:val="es-CO" w:eastAsia="es-CO"/>
          <w:rPrChange w:id="360" w:author="Farid Eliecer Ureche Lopez" w:date="2019-10-13T21:23:00Z">
            <w:rPr>
              <w:rFonts w:ascii="Helvetica" w:hAnsi="Helvetica" w:cs="Helvetica"/>
              <w:color w:val="333333"/>
              <w:sz w:val="21"/>
              <w:szCs w:val="21"/>
              <w:lang w:val="es-CO" w:eastAsia="es-CO"/>
            </w:rPr>
          </w:rPrChange>
        </w:rPr>
        <w:t xml:space="preserve">, </w:t>
      </w:r>
      <w:proofErr w:type="spellStart"/>
      <w:r w:rsidRPr="008C2082">
        <w:rPr>
          <w:color w:val="333333"/>
          <w:highlight w:val="yellow"/>
          <w:lang w:val="es-CO" w:eastAsia="es-CO"/>
          <w:rPrChange w:id="361" w:author="Farid Eliecer Ureche Lopez" w:date="2019-10-13T21:23:00Z">
            <w:rPr>
              <w:rFonts w:ascii="Helvetica" w:hAnsi="Helvetica" w:cs="Helvetica"/>
              <w:color w:val="333333"/>
              <w:sz w:val="21"/>
              <w:szCs w:val="21"/>
              <w:lang w:val="es-CO" w:eastAsia="es-CO"/>
            </w:rPr>
          </w:rPrChange>
        </w:rPr>
        <w:t>frameware</w:t>
      </w:r>
      <w:proofErr w:type="spellEnd"/>
      <w:r w:rsidR="00375410" w:rsidRPr="008C2082">
        <w:rPr>
          <w:color w:val="333333"/>
          <w:highlight w:val="yellow"/>
          <w:lang w:val="es-CO" w:eastAsia="es-CO"/>
          <w:rPrChange w:id="362" w:author="Farid Eliecer Ureche Lopez" w:date="2019-10-13T21:23:00Z">
            <w:rPr>
              <w:rFonts w:ascii="Helvetica" w:hAnsi="Helvetica" w:cs="Helvetica"/>
              <w:color w:val="333333"/>
              <w:sz w:val="21"/>
              <w:szCs w:val="21"/>
              <w:lang w:val="es-CO" w:eastAsia="es-CO"/>
            </w:rPr>
          </w:rPrChange>
        </w:rPr>
        <w:t xml:space="preserve"> y versiones de </w:t>
      </w:r>
      <w:proofErr w:type="spellStart"/>
      <w:r w:rsidRPr="008C2082">
        <w:rPr>
          <w:color w:val="333333"/>
          <w:highlight w:val="yellow"/>
          <w:lang w:val="es-CO" w:eastAsia="es-CO"/>
          <w:rPrChange w:id="363" w:author="Farid Eliecer Ureche Lopez" w:date="2019-10-13T21:23:00Z">
            <w:rPr>
              <w:rFonts w:ascii="Helvetica" w:hAnsi="Helvetica" w:cs="Helvetica"/>
              <w:color w:val="333333"/>
              <w:sz w:val="21"/>
              <w:szCs w:val="21"/>
              <w:lang w:val="es-CO" w:eastAsia="es-CO"/>
            </w:rPr>
          </w:rPrChange>
        </w:rPr>
        <w:t>framewares</w:t>
      </w:r>
      <w:proofErr w:type="spellEnd"/>
      <w:r w:rsidRPr="008C2082">
        <w:rPr>
          <w:color w:val="333333"/>
          <w:highlight w:val="yellow"/>
          <w:lang w:val="es-CO" w:eastAsia="es-CO"/>
          <w:rPrChange w:id="364" w:author="Farid Eliecer Ureche Lopez" w:date="2019-10-13T21:23:00Z">
            <w:rPr>
              <w:rFonts w:ascii="Helvetica" w:hAnsi="Helvetica" w:cs="Helvetica"/>
              <w:color w:val="333333"/>
              <w:sz w:val="21"/>
              <w:szCs w:val="21"/>
              <w:lang w:val="es-CO" w:eastAsia="es-CO"/>
            </w:rPr>
          </w:rPrChange>
        </w:rPr>
        <w:t>, utilizadas en el desarrollo de microservicios.</w:t>
      </w:r>
    </w:p>
    <w:p w14:paraId="5BA80269" w14:textId="148817D7" w:rsidR="00375410" w:rsidRPr="008C2082" w:rsidRDefault="00D33EF4" w:rsidP="00375410">
      <w:pPr>
        <w:widowControl/>
        <w:numPr>
          <w:ilvl w:val="1"/>
          <w:numId w:val="35"/>
        </w:numPr>
        <w:shd w:val="clear" w:color="auto" w:fill="FFFFFF"/>
        <w:spacing w:before="100" w:beforeAutospacing="1" w:after="100" w:afterAutospacing="1" w:line="240" w:lineRule="auto"/>
        <w:rPr>
          <w:color w:val="333333"/>
          <w:highlight w:val="yellow"/>
          <w:lang w:val="es-CO" w:eastAsia="es-CO"/>
          <w:rPrChange w:id="365"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66" w:author="Farid Eliecer Ureche Lopez" w:date="2019-10-13T21:23:00Z">
            <w:rPr>
              <w:rFonts w:ascii="Helvetica" w:hAnsi="Helvetica" w:cs="Helvetica"/>
              <w:color w:val="333333"/>
              <w:sz w:val="21"/>
              <w:szCs w:val="21"/>
              <w:lang w:val="es-CO" w:eastAsia="es-CO"/>
            </w:rPr>
          </w:rPrChange>
        </w:rPr>
        <w:t>Permitir la utilización</w:t>
      </w:r>
      <w:r w:rsidR="00375410" w:rsidRPr="008C2082">
        <w:rPr>
          <w:color w:val="333333"/>
          <w:highlight w:val="yellow"/>
          <w:lang w:val="es-CO" w:eastAsia="es-CO"/>
          <w:rPrChange w:id="367" w:author="Farid Eliecer Ureche Lopez" w:date="2019-10-13T21:23:00Z">
            <w:rPr>
              <w:rFonts w:ascii="Helvetica" w:hAnsi="Helvetica" w:cs="Helvetica"/>
              <w:color w:val="333333"/>
              <w:sz w:val="21"/>
              <w:szCs w:val="21"/>
              <w:lang w:val="es-CO" w:eastAsia="es-CO"/>
            </w:rPr>
          </w:rPrChange>
        </w:rPr>
        <w:t xml:space="preserve"> de múltiples instancias de servicio para rendimiento y disponibilidad</w:t>
      </w:r>
      <w:r w:rsidRPr="008C2082">
        <w:rPr>
          <w:color w:val="333333"/>
          <w:highlight w:val="yellow"/>
          <w:lang w:val="es-CO" w:eastAsia="es-CO"/>
          <w:rPrChange w:id="368" w:author="Farid Eliecer Ureche Lopez" w:date="2019-10-13T21:23:00Z">
            <w:rPr>
              <w:rFonts w:ascii="Helvetica" w:hAnsi="Helvetica" w:cs="Helvetica"/>
              <w:color w:val="333333"/>
              <w:sz w:val="21"/>
              <w:szCs w:val="21"/>
              <w:lang w:val="es-CO" w:eastAsia="es-CO"/>
            </w:rPr>
          </w:rPrChange>
        </w:rPr>
        <w:t>.</w:t>
      </w:r>
    </w:p>
    <w:p w14:paraId="57715F31" w14:textId="48FFB323" w:rsidR="00375410" w:rsidRPr="008C2082" w:rsidRDefault="00D33EF4" w:rsidP="00375410">
      <w:pPr>
        <w:widowControl/>
        <w:numPr>
          <w:ilvl w:val="1"/>
          <w:numId w:val="35"/>
        </w:numPr>
        <w:shd w:val="clear" w:color="auto" w:fill="FFFFFF"/>
        <w:spacing w:before="100" w:beforeAutospacing="1" w:after="100" w:afterAutospacing="1" w:line="240" w:lineRule="auto"/>
        <w:rPr>
          <w:color w:val="333333"/>
          <w:highlight w:val="yellow"/>
          <w:lang w:val="es-CO" w:eastAsia="es-CO"/>
          <w:rPrChange w:id="369"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70" w:author="Farid Eliecer Ureche Lopez" w:date="2019-10-13T21:23:00Z">
            <w:rPr>
              <w:rFonts w:ascii="Helvetica" w:hAnsi="Helvetica" w:cs="Helvetica"/>
              <w:color w:val="333333"/>
              <w:sz w:val="21"/>
              <w:szCs w:val="21"/>
              <w:lang w:val="es-CO" w:eastAsia="es-CO"/>
            </w:rPr>
          </w:rPrChange>
        </w:rPr>
        <w:t>Permitir que e</w:t>
      </w:r>
      <w:r w:rsidR="00375410" w:rsidRPr="008C2082">
        <w:rPr>
          <w:color w:val="333333"/>
          <w:highlight w:val="yellow"/>
          <w:lang w:val="es-CO" w:eastAsia="es-CO"/>
          <w:rPrChange w:id="371" w:author="Farid Eliecer Ureche Lopez" w:date="2019-10-13T21:23:00Z">
            <w:rPr>
              <w:rFonts w:ascii="Helvetica" w:hAnsi="Helvetica" w:cs="Helvetica"/>
              <w:color w:val="333333"/>
              <w:sz w:val="21"/>
              <w:szCs w:val="21"/>
              <w:lang w:val="es-CO" w:eastAsia="es-CO"/>
            </w:rPr>
          </w:rPrChange>
        </w:rPr>
        <w:t xml:space="preserve">l servicio </w:t>
      </w:r>
      <w:r w:rsidRPr="008C2082">
        <w:rPr>
          <w:color w:val="333333"/>
          <w:highlight w:val="yellow"/>
          <w:lang w:val="es-CO" w:eastAsia="es-CO"/>
          <w:rPrChange w:id="372" w:author="Farid Eliecer Ureche Lopez" w:date="2019-10-13T21:23:00Z">
            <w:rPr>
              <w:rFonts w:ascii="Helvetica" w:hAnsi="Helvetica" w:cs="Helvetica"/>
              <w:color w:val="333333"/>
              <w:sz w:val="21"/>
              <w:szCs w:val="21"/>
              <w:lang w:val="es-CO" w:eastAsia="es-CO"/>
            </w:rPr>
          </w:rPrChange>
        </w:rPr>
        <w:t xml:space="preserve">pueda </w:t>
      </w:r>
      <w:r w:rsidR="00375410" w:rsidRPr="008C2082">
        <w:rPr>
          <w:color w:val="333333"/>
          <w:highlight w:val="yellow"/>
          <w:lang w:val="es-CO" w:eastAsia="es-CO"/>
          <w:rPrChange w:id="373" w:author="Farid Eliecer Ureche Lopez" w:date="2019-10-13T21:23:00Z">
            <w:rPr>
              <w:rFonts w:ascii="Helvetica" w:hAnsi="Helvetica" w:cs="Helvetica"/>
              <w:color w:val="333333"/>
              <w:sz w:val="21"/>
              <w:szCs w:val="21"/>
              <w:lang w:val="es-CO" w:eastAsia="es-CO"/>
            </w:rPr>
          </w:rPrChange>
        </w:rPr>
        <w:t>ser desplegable y escalable independientemente</w:t>
      </w:r>
      <w:r w:rsidRPr="008C2082">
        <w:rPr>
          <w:color w:val="333333"/>
          <w:highlight w:val="yellow"/>
          <w:lang w:val="es-CO" w:eastAsia="es-CO"/>
          <w:rPrChange w:id="374" w:author="Farid Eliecer Ureche Lopez" w:date="2019-10-13T21:23:00Z">
            <w:rPr>
              <w:rFonts w:ascii="Helvetica" w:hAnsi="Helvetica" w:cs="Helvetica"/>
              <w:color w:val="333333"/>
              <w:sz w:val="21"/>
              <w:szCs w:val="21"/>
              <w:lang w:val="es-CO" w:eastAsia="es-CO"/>
            </w:rPr>
          </w:rPrChange>
        </w:rPr>
        <w:t>.</w:t>
      </w:r>
    </w:p>
    <w:p w14:paraId="30B35D8A" w14:textId="6A0DEF41" w:rsidR="00375410" w:rsidRPr="008C2082" w:rsidRDefault="00D33EF4" w:rsidP="00375410">
      <w:pPr>
        <w:widowControl/>
        <w:numPr>
          <w:ilvl w:val="1"/>
          <w:numId w:val="35"/>
        </w:numPr>
        <w:shd w:val="clear" w:color="auto" w:fill="FFFFFF"/>
        <w:spacing w:before="100" w:beforeAutospacing="1" w:after="100" w:afterAutospacing="1" w:line="240" w:lineRule="auto"/>
        <w:rPr>
          <w:color w:val="333333"/>
          <w:highlight w:val="yellow"/>
          <w:lang w:val="es-CO" w:eastAsia="es-CO"/>
          <w:rPrChange w:id="375"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76" w:author="Farid Eliecer Ureche Lopez" w:date="2019-10-13T21:23:00Z">
            <w:rPr>
              <w:rFonts w:ascii="Helvetica" w:hAnsi="Helvetica" w:cs="Helvetica"/>
              <w:color w:val="333333"/>
              <w:sz w:val="21"/>
              <w:szCs w:val="21"/>
              <w:lang w:val="es-CO" w:eastAsia="es-CO"/>
            </w:rPr>
          </w:rPrChange>
        </w:rPr>
        <w:t>Proporcionar agilidad al</w:t>
      </w:r>
      <w:r w:rsidR="00375410" w:rsidRPr="008C2082">
        <w:rPr>
          <w:color w:val="333333"/>
          <w:highlight w:val="yellow"/>
          <w:lang w:val="es-CO" w:eastAsia="es-CO"/>
          <w:rPrChange w:id="377" w:author="Farid Eliecer Ureche Lopez" w:date="2019-10-13T21:23:00Z">
            <w:rPr>
              <w:rFonts w:ascii="Helvetica" w:hAnsi="Helvetica" w:cs="Helvetica"/>
              <w:color w:val="333333"/>
              <w:sz w:val="21"/>
              <w:szCs w:val="21"/>
              <w:lang w:val="es-CO" w:eastAsia="es-CO"/>
            </w:rPr>
          </w:rPrChange>
        </w:rPr>
        <w:t xml:space="preserve"> construir e implementar un servicio</w:t>
      </w:r>
      <w:r w:rsidRPr="008C2082">
        <w:rPr>
          <w:color w:val="333333"/>
          <w:highlight w:val="yellow"/>
          <w:lang w:val="es-CO" w:eastAsia="es-CO"/>
          <w:rPrChange w:id="378" w:author="Farid Eliecer Ureche Lopez" w:date="2019-10-13T21:23:00Z">
            <w:rPr>
              <w:rFonts w:ascii="Helvetica" w:hAnsi="Helvetica" w:cs="Helvetica"/>
              <w:color w:val="333333"/>
              <w:sz w:val="21"/>
              <w:szCs w:val="21"/>
              <w:lang w:val="es-CO" w:eastAsia="es-CO"/>
            </w:rPr>
          </w:rPrChange>
        </w:rPr>
        <w:t>.</w:t>
      </w:r>
    </w:p>
    <w:p w14:paraId="4A5F1F75" w14:textId="057BF38B" w:rsidR="00375410" w:rsidRPr="008C2082" w:rsidRDefault="00D33EF4" w:rsidP="00375410">
      <w:pPr>
        <w:widowControl/>
        <w:numPr>
          <w:ilvl w:val="1"/>
          <w:numId w:val="35"/>
        </w:numPr>
        <w:shd w:val="clear" w:color="auto" w:fill="FFFFFF"/>
        <w:spacing w:before="100" w:beforeAutospacing="1" w:after="100" w:afterAutospacing="1" w:line="240" w:lineRule="auto"/>
        <w:rPr>
          <w:color w:val="333333"/>
          <w:highlight w:val="yellow"/>
          <w:lang w:val="es-CO" w:eastAsia="es-CO"/>
          <w:rPrChange w:id="379" w:author="Farid Eliecer Ureche Lopez" w:date="2019-10-13T21:23:00Z">
            <w:rPr>
              <w:rFonts w:ascii="Helvetica" w:hAnsi="Helvetica" w:cs="Helvetica"/>
              <w:color w:val="333333"/>
              <w:sz w:val="21"/>
              <w:szCs w:val="21"/>
              <w:lang w:val="es-CO" w:eastAsia="es-CO"/>
            </w:rPr>
          </w:rPrChange>
        </w:rPr>
      </w:pPr>
      <w:r w:rsidRPr="008C2082">
        <w:rPr>
          <w:color w:val="333333"/>
          <w:highlight w:val="yellow"/>
          <w:lang w:val="es-CO" w:eastAsia="es-CO"/>
          <w:rPrChange w:id="380" w:author="Farid Eliecer Ureche Lopez" w:date="2019-10-13T21:23:00Z">
            <w:rPr>
              <w:rFonts w:ascii="Helvetica" w:hAnsi="Helvetica" w:cs="Helvetica"/>
              <w:color w:val="333333"/>
              <w:sz w:val="21"/>
              <w:szCs w:val="21"/>
              <w:lang w:val="es-CO" w:eastAsia="es-CO"/>
            </w:rPr>
          </w:rPrChange>
        </w:rPr>
        <w:t xml:space="preserve">Permitir </w:t>
      </w:r>
      <w:r w:rsidR="00375410" w:rsidRPr="008C2082">
        <w:rPr>
          <w:color w:val="333333"/>
          <w:highlight w:val="yellow"/>
          <w:lang w:val="es-CO" w:eastAsia="es-CO"/>
          <w:rPrChange w:id="381" w:author="Farid Eliecer Ureche Lopez" w:date="2019-10-13T21:23:00Z">
            <w:rPr>
              <w:rFonts w:ascii="Helvetica" w:hAnsi="Helvetica" w:cs="Helvetica"/>
              <w:color w:val="333333"/>
              <w:sz w:val="21"/>
              <w:szCs w:val="21"/>
              <w:lang w:val="es-CO" w:eastAsia="es-CO"/>
            </w:rPr>
          </w:rPrChange>
        </w:rPr>
        <w:t>una implementación confiable</w:t>
      </w:r>
      <w:r w:rsidRPr="008C2082">
        <w:rPr>
          <w:color w:val="333333"/>
          <w:highlight w:val="yellow"/>
          <w:lang w:val="es-CO" w:eastAsia="es-CO"/>
          <w:rPrChange w:id="382" w:author="Farid Eliecer Ureche Lopez" w:date="2019-10-13T21:23:00Z">
            <w:rPr>
              <w:rFonts w:ascii="Helvetica" w:hAnsi="Helvetica" w:cs="Helvetica"/>
              <w:color w:val="333333"/>
              <w:sz w:val="21"/>
              <w:szCs w:val="21"/>
              <w:lang w:val="es-CO" w:eastAsia="es-CO"/>
            </w:rPr>
          </w:rPrChange>
        </w:rPr>
        <w:t>.</w:t>
      </w:r>
    </w:p>
    <w:p w14:paraId="4D36D90E" w14:textId="1D4CFF2D" w:rsidR="00375410" w:rsidRPr="008C2082" w:rsidRDefault="00375410" w:rsidP="00375410">
      <w:pPr>
        <w:pStyle w:val="Prrafodelista"/>
        <w:numPr>
          <w:ilvl w:val="0"/>
          <w:numId w:val="35"/>
        </w:numPr>
        <w:rPr>
          <w:highlight w:val="yellow"/>
          <w:lang w:val="es-CO"/>
          <w:rPrChange w:id="383" w:author="Farid Eliecer Ureche Lopez" w:date="2019-10-14T15:46:00Z">
            <w:rPr>
              <w:rFonts w:ascii="Arial" w:hAnsi="Arial" w:cs="Arial"/>
              <w:lang w:val="es-CO"/>
            </w:rPr>
          </w:rPrChange>
        </w:rPr>
      </w:pPr>
      <w:r w:rsidRPr="008C2082">
        <w:rPr>
          <w:highlight w:val="yellow"/>
          <w:lang w:val="es-CO"/>
          <w:rPrChange w:id="384" w:author="Farid Eliecer Ureche Lopez" w:date="2019-10-14T15:46:00Z">
            <w:rPr>
              <w:rFonts w:ascii="Arial" w:hAnsi="Arial" w:cs="Arial"/>
              <w:lang w:val="es-CO"/>
            </w:rPr>
          </w:rPrChange>
        </w:rPr>
        <w:t>Access token</w:t>
      </w:r>
    </w:p>
    <w:p w14:paraId="511853C8" w14:textId="189EFA55" w:rsidR="00375410" w:rsidRPr="008C2082" w:rsidRDefault="00D33EF4" w:rsidP="00375410">
      <w:pPr>
        <w:pStyle w:val="Prrafodelista"/>
        <w:numPr>
          <w:ilvl w:val="1"/>
          <w:numId w:val="35"/>
        </w:numPr>
        <w:rPr>
          <w:highlight w:val="yellow"/>
          <w:lang w:val="es-CO"/>
          <w:rPrChange w:id="385" w:author="Farid Eliecer Ureche Lopez" w:date="2019-10-14T15:46:00Z">
            <w:rPr>
              <w:rFonts w:ascii="Arial" w:hAnsi="Arial" w:cs="Arial"/>
              <w:lang w:val="es-CO"/>
            </w:rPr>
          </w:rPrChange>
        </w:rPr>
      </w:pPr>
      <w:proofErr w:type="spellStart"/>
      <w:r w:rsidRPr="008C2082">
        <w:rPr>
          <w:color w:val="333333"/>
          <w:highlight w:val="yellow"/>
          <w:shd w:val="clear" w:color="auto" w:fill="FFFFFF"/>
          <w:rPrChange w:id="386" w:author="Farid Eliecer Ureche Lopez" w:date="2019-10-14T15:46:00Z">
            <w:rPr>
              <w:rFonts w:ascii="Helvetica" w:hAnsi="Helvetica" w:cs="Helvetica"/>
              <w:color w:val="333333"/>
              <w:sz w:val="21"/>
              <w:szCs w:val="21"/>
              <w:shd w:val="clear" w:color="auto" w:fill="FFFFFF"/>
            </w:rPr>
          </w:rPrChange>
        </w:rPr>
        <w:t>Certificar</w:t>
      </w:r>
      <w:proofErr w:type="spellEnd"/>
      <w:r w:rsidR="00375410" w:rsidRPr="008C2082">
        <w:rPr>
          <w:color w:val="333333"/>
          <w:highlight w:val="yellow"/>
          <w:shd w:val="clear" w:color="auto" w:fill="FFFFFF"/>
          <w:rPrChange w:id="387" w:author="Farid Eliecer Ureche Lopez" w:date="2019-10-14T15:46:00Z">
            <w:rPr>
              <w:rFonts w:ascii="Helvetica" w:hAnsi="Helvetica" w:cs="Helvetica"/>
              <w:color w:val="333333"/>
              <w:sz w:val="21"/>
              <w:szCs w:val="21"/>
              <w:shd w:val="clear" w:color="auto" w:fill="FFFFFF"/>
            </w:rPr>
          </w:rPrChange>
        </w:rPr>
        <w:t xml:space="preserve"> que un </w:t>
      </w:r>
      <w:proofErr w:type="spellStart"/>
      <w:r w:rsidR="00375410" w:rsidRPr="008C2082">
        <w:rPr>
          <w:color w:val="333333"/>
          <w:highlight w:val="yellow"/>
          <w:shd w:val="clear" w:color="auto" w:fill="FFFFFF"/>
          <w:rPrChange w:id="388" w:author="Farid Eliecer Ureche Lopez" w:date="2019-10-14T15:46:00Z">
            <w:rPr>
              <w:rFonts w:ascii="Helvetica" w:hAnsi="Helvetica" w:cs="Helvetica"/>
              <w:color w:val="333333"/>
              <w:sz w:val="21"/>
              <w:szCs w:val="21"/>
              <w:shd w:val="clear" w:color="auto" w:fill="FFFFFF"/>
            </w:rPr>
          </w:rPrChange>
        </w:rPr>
        <w:t>usuario</w:t>
      </w:r>
      <w:proofErr w:type="spellEnd"/>
      <w:r w:rsidR="00375410" w:rsidRPr="008C2082">
        <w:rPr>
          <w:color w:val="333333"/>
          <w:highlight w:val="yellow"/>
          <w:shd w:val="clear" w:color="auto" w:fill="FFFFFF"/>
          <w:rPrChange w:id="389" w:author="Farid Eliecer Ureche Lopez" w:date="2019-10-14T15:46:00Z">
            <w:rPr>
              <w:rFonts w:ascii="Helvetica" w:hAnsi="Helvetica" w:cs="Helvetica"/>
              <w:color w:val="333333"/>
              <w:sz w:val="21"/>
              <w:szCs w:val="21"/>
              <w:shd w:val="clear" w:color="auto" w:fill="FFFFFF"/>
            </w:rPr>
          </w:rPrChange>
        </w:rPr>
        <w:t xml:space="preserve"> </w:t>
      </w:r>
      <w:proofErr w:type="spellStart"/>
      <w:r w:rsidR="00375410" w:rsidRPr="008C2082">
        <w:rPr>
          <w:color w:val="333333"/>
          <w:highlight w:val="yellow"/>
          <w:shd w:val="clear" w:color="auto" w:fill="FFFFFF"/>
          <w:rPrChange w:id="390" w:author="Farid Eliecer Ureche Lopez" w:date="2019-10-14T15:46:00Z">
            <w:rPr>
              <w:rFonts w:ascii="Helvetica" w:hAnsi="Helvetica" w:cs="Helvetica"/>
              <w:color w:val="333333"/>
              <w:sz w:val="21"/>
              <w:szCs w:val="21"/>
              <w:shd w:val="clear" w:color="auto" w:fill="FFFFFF"/>
            </w:rPr>
          </w:rPrChange>
        </w:rPr>
        <w:t>esté</w:t>
      </w:r>
      <w:proofErr w:type="spellEnd"/>
      <w:r w:rsidR="00375410" w:rsidRPr="008C2082">
        <w:rPr>
          <w:color w:val="333333"/>
          <w:highlight w:val="yellow"/>
          <w:shd w:val="clear" w:color="auto" w:fill="FFFFFF"/>
          <w:rPrChange w:id="391" w:author="Farid Eliecer Ureche Lopez" w:date="2019-10-14T15:46:00Z">
            <w:rPr>
              <w:rFonts w:ascii="Helvetica" w:hAnsi="Helvetica" w:cs="Helvetica"/>
              <w:color w:val="333333"/>
              <w:sz w:val="21"/>
              <w:szCs w:val="21"/>
              <w:shd w:val="clear" w:color="auto" w:fill="FFFFFF"/>
            </w:rPr>
          </w:rPrChange>
        </w:rPr>
        <w:t xml:space="preserve"> </w:t>
      </w:r>
      <w:proofErr w:type="spellStart"/>
      <w:r w:rsidR="00375410" w:rsidRPr="008C2082">
        <w:rPr>
          <w:color w:val="333333"/>
          <w:highlight w:val="yellow"/>
          <w:shd w:val="clear" w:color="auto" w:fill="FFFFFF"/>
          <w:rPrChange w:id="392" w:author="Farid Eliecer Ureche Lopez" w:date="2019-10-14T15:46:00Z">
            <w:rPr>
              <w:rFonts w:ascii="Helvetica" w:hAnsi="Helvetica" w:cs="Helvetica"/>
              <w:color w:val="333333"/>
              <w:sz w:val="21"/>
              <w:szCs w:val="21"/>
              <w:shd w:val="clear" w:color="auto" w:fill="FFFFFF"/>
            </w:rPr>
          </w:rPrChange>
        </w:rPr>
        <w:t>autorizado</w:t>
      </w:r>
      <w:proofErr w:type="spellEnd"/>
      <w:r w:rsidR="00375410" w:rsidRPr="008C2082">
        <w:rPr>
          <w:color w:val="333333"/>
          <w:highlight w:val="yellow"/>
          <w:shd w:val="clear" w:color="auto" w:fill="FFFFFF"/>
          <w:rPrChange w:id="393" w:author="Farid Eliecer Ureche Lopez" w:date="2019-10-14T15:46:00Z">
            <w:rPr>
              <w:rFonts w:ascii="Helvetica" w:hAnsi="Helvetica" w:cs="Helvetica"/>
              <w:color w:val="333333"/>
              <w:sz w:val="21"/>
              <w:szCs w:val="21"/>
              <w:shd w:val="clear" w:color="auto" w:fill="FFFFFF"/>
            </w:rPr>
          </w:rPrChange>
        </w:rPr>
        <w:t xml:space="preserve"> para </w:t>
      </w:r>
      <w:proofErr w:type="spellStart"/>
      <w:r w:rsidR="00375410" w:rsidRPr="008C2082">
        <w:rPr>
          <w:color w:val="333333"/>
          <w:highlight w:val="yellow"/>
          <w:shd w:val="clear" w:color="auto" w:fill="FFFFFF"/>
          <w:rPrChange w:id="394" w:author="Farid Eliecer Ureche Lopez" w:date="2019-10-14T15:46:00Z">
            <w:rPr>
              <w:rFonts w:ascii="Helvetica" w:hAnsi="Helvetica" w:cs="Helvetica"/>
              <w:color w:val="333333"/>
              <w:sz w:val="21"/>
              <w:szCs w:val="21"/>
              <w:shd w:val="clear" w:color="auto" w:fill="FFFFFF"/>
            </w:rPr>
          </w:rPrChange>
        </w:rPr>
        <w:t>realizar</w:t>
      </w:r>
      <w:proofErr w:type="spellEnd"/>
      <w:r w:rsidR="00375410" w:rsidRPr="008C2082">
        <w:rPr>
          <w:color w:val="333333"/>
          <w:highlight w:val="yellow"/>
          <w:shd w:val="clear" w:color="auto" w:fill="FFFFFF"/>
          <w:rPrChange w:id="395" w:author="Farid Eliecer Ureche Lopez" w:date="2019-10-14T15:46:00Z">
            <w:rPr>
              <w:rFonts w:ascii="Helvetica" w:hAnsi="Helvetica" w:cs="Helvetica"/>
              <w:color w:val="333333"/>
              <w:sz w:val="21"/>
              <w:szCs w:val="21"/>
              <w:shd w:val="clear" w:color="auto" w:fill="FFFFFF"/>
            </w:rPr>
          </w:rPrChange>
        </w:rPr>
        <w:t xml:space="preserve"> una </w:t>
      </w:r>
      <w:proofErr w:type="spellStart"/>
      <w:r w:rsidR="00375410" w:rsidRPr="008C2082">
        <w:rPr>
          <w:color w:val="333333"/>
          <w:highlight w:val="yellow"/>
          <w:shd w:val="clear" w:color="auto" w:fill="FFFFFF"/>
          <w:rPrChange w:id="396" w:author="Farid Eliecer Ureche Lopez" w:date="2019-10-14T15:46:00Z">
            <w:rPr>
              <w:rFonts w:ascii="Helvetica" w:hAnsi="Helvetica" w:cs="Helvetica"/>
              <w:color w:val="333333"/>
              <w:sz w:val="21"/>
              <w:szCs w:val="21"/>
              <w:shd w:val="clear" w:color="auto" w:fill="FFFFFF"/>
            </w:rPr>
          </w:rPrChange>
        </w:rPr>
        <w:t>operación</w:t>
      </w:r>
      <w:proofErr w:type="spellEnd"/>
      <w:r w:rsidR="00375410" w:rsidRPr="008C2082">
        <w:rPr>
          <w:color w:val="333333"/>
          <w:highlight w:val="yellow"/>
          <w:shd w:val="clear" w:color="auto" w:fill="FFFFFF"/>
          <w:rPrChange w:id="397" w:author="Farid Eliecer Ureche Lopez" w:date="2019-10-14T15:46:00Z">
            <w:rPr>
              <w:rFonts w:ascii="Helvetica" w:hAnsi="Helvetica" w:cs="Helvetica"/>
              <w:color w:val="333333"/>
              <w:sz w:val="21"/>
              <w:szCs w:val="21"/>
              <w:shd w:val="clear" w:color="auto" w:fill="FFFFFF"/>
            </w:rPr>
          </w:rPrChange>
        </w:rPr>
        <w:t>.</w:t>
      </w:r>
    </w:p>
    <w:p w14:paraId="4DF79083" w14:textId="04829820" w:rsidR="00375410" w:rsidRPr="008C2082" w:rsidRDefault="00375410" w:rsidP="00375410">
      <w:pPr>
        <w:rPr>
          <w:highlight w:val="yellow"/>
          <w:lang w:val="es-CO"/>
          <w:rPrChange w:id="398" w:author="Farid Eliecer Ureche Lopez" w:date="2019-10-14T15:46:00Z">
            <w:rPr>
              <w:rFonts w:ascii="Arial" w:hAnsi="Arial" w:cs="Arial"/>
              <w:lang w:val="es-CO"/>
            </w:rPr>
          </w:rPrChange>
        </w:rPr>
      </w:pPr>
    </w:p>
    <w:p w14:paraId="4571B85D" w14:textId="2DC5399F" w:rsidR="00375410" w:rsidRPr="008C2082" w:rsidRDefault="00375410" w:rsidP="00375410">
      <w:pPr>
        <w:pStyle w:val="Prrafodelista"/>
        <w:numPr>
          <w:ilvl w:val="0"/>
          <w:numId w:val="35"/>
        </w:numPr>
        <w:rPr>
          <w:highlight w:val="yellow"/>
          <w:lang w:val="es-CO"/>
          <w:rPrChange w:id="399" w:author="Farid Eliecer Ureche Lopez" w:date="2019-10-14T15:46:00Z">
            <w:rPr>
              <w:rFonts w:ascii="Arial" w:hAnsi="Arial" w:cs="Arial"/>
              <w:lang w:val="es-CO"/>
            </w:rPr>
          </w:rPrChange>
        </w:rPr>
      </w:pPr>
      <w:r w:rsidRPr="008C2082">
        <w:rPr>
          <w:highlight w:val="yellow"/>
          <w:lang w:val="es-CO"/>
          <w:rPrChange w:id="400" w:author="Farid Eliecer Ureche Lopez" w:date="2019-10-14T15:46:00Z">
            <w:rPr>
              <w:rFonts w:ascii="Arial" w:hAnsi="Arial" w:cs="Arial"/>
              <w:lang w:val="es-CO"/>
            </w:rPr>
          </w:rPrChange>
        </w:rPr>
        <w:t xml:space="preserve">3rd </w:t>
      </w:r>
      <w:proofErr w:type="spellStart"/>
      <w:r w:rsidRPr="008C2082">
        <w:rPr>
          <w:highlight w:val="yellow"/>
          <w:lang w:val="es-CO"/>
          <w:rPrChange w:id="401" w:author="Farid Eliecer Ureche Lopez" w:date="2019-10-14T15:46:00Z">
            <w:rPr>
              <w:rFonts w:ascii="Arial" w:hAnsi="Arial" w:cs="Arial"/>
              <w:lang w:val="es-CO"/>
            </w:rPr>
          </w:rPrChange>
        </w:rPr>
        <w:t>Party</w:t>
      </w:r>
      <w:proofErr w:type="spellEnd"/>
      <w:r w:rsidRPr="008C2082">
        <w:rPr>
          <w:highlight w:val="yellow"/>
          <w:lang w:val="es-CO"/>
          <w:rPrChange w:id="402" w:author="Farid Eliecer Ureche Lopez" w:date="2019-10-14T15:46:00Z">
            <w:rPr>
              <w:rFonts w:ascii="Arial" w:hAnsi="Arial" w:cs="Arial"/>
              <w:lang w:val="es-CO"/>
            </w:rPr>
          </w:rPrChange>
        </w:rPr>
        <w:t xml:space="preserve"> </w:t>
      </w:r>
      <w:proofErr w:type="spellStart"/>
      <w:r w:rsidRPr="008C2082">
        <w:rPr>
          <w:highlight w:val="yellow"/>
          <w:lang w:val="es-CO"/>
          <w:rPrChange w:id="403" w:author="Farid Eliecer Ureche Lopez" w:date="2019-10-14T15:46:00Z">
            <w:rPr>
              <w:rFonts w:ascii="Arial" w:hAnsi="Arial" w:cs="Arial"/>
              <w:lang w:val="es-CO"/>
            </w:rPr>
          </w:rPrChange>
        </w:rPr>
        <w:t>Registration</w:t>
      </w:r>
      <w:proofErr w:type="spellEnd"/>
    </w:p>
    <w:p w14:paraId="398D848C" w14:textId="2DB6F2A6" w:rsidR="00375410" w:rsidRPr="008C2082" w:rsidRDefault="00D33EF4" w:rsidP="00375410">
      <w:pPr>
        <w:widowControl/>
        <w:numPr>
          <w:ilvl w:val="1"/>
          <w:numId w:val="35"/>
        </w:numPr>
        <w:shd w:val="clear" w:color="auto" w:fill="FFFFFF"/>
        <w:spacing w:before="100" w:beforeAutospacing="1" w:after="100" w:afterAutospacing="1" w:line="240" w:lineRule="auto"/>
        <w:rPr>
          <w:color w:val="333333"/>
          <w:highlight w:val="yellow"/>
          <w:lang w:val="es-CO" w:eastAsia="es-CO"/>
          <w:rPrChange w:id="404" w:author="Farid Eliecer Ureche Lopez" w:date="2019-10-14T15:46:00Z">
            <w:rPr>
              <w:rFonts w:ascii="Helvetica" w:hAnsi="Helvetica" w:cs="Helvetica"/>
              <w:color w:val="333333"/>
              <w:sz w:val="21"/>
              <w:szCs w:val="21"/>
              <w:lang w:val="es-CO" w:eastAsia="es-CO"/>
            </w:rPr>
          </w:rPrChange>
        </w:rPr>
      </w:pPr>
      <w:r w:rsidRPr="008C2082">
        <w:rPr>
          <w:color w:val="333333"/>
          <w:highlight w:val="yellow"/>
          <w:lang w:val="es-CO" w:eastAsia="es-CO"/>
          <w:rPrChange w:id="405" w:author="Farid Eliecer Ureche Lopez" w:date="2019-10-14T15:46:00Z">
            <w:rPr>
              <w:rFonts w:ascii="Helvetica" w:hAnsi="Helvetica" w:cs="Helvetica"/>
              <w:color w:val="333333"/>
              <w:sz w:val="21"/>
              <w:szCs w:val="21"/>
              <w:lang w:val="es-CO" w:eastAsia="es-CO"/>
            </w:rPr>
          </w:rPrChange>
        </w:rPr>
        <w:t xml:space="preserve">Permitir que a las </w:t>
      </w:r>
      <w:r w:rsidR="00375410" w:rsidRPr="008C2082">
        <w:rPr>
          <w:color w:val="333333"/>
          <w:highlight w:val="yellow"/>
          <w:lang w:val="es-CO" w:eastAsia="es-CO"/>
          <w:rPrChange w:id="406" w:author="Farid Eliecer Ureche Lopez" w:date="2019-10-14T15:46:00Z">
            <w:rPr>
              <w:rFonts w:ascii="Helvetica" w:hAnsi="Helvetica" w:cs="Helvetica"/>
              <w:color w:val="333333"/>
              <w:sz w:val="21"/>
              <w:szCs w:val="21"/>
              <w:lang w:val="es-CO" w:eastAsia="es-CO"/>
            </w:rPr>
          </w:rPrChange>
        </w:rPr>
        <w:t xml:space="preserve">instancias de servicio registrarse al inicio y </w:t>
      </w:r>
      <w:r w:rsidRPr="008C2082">
        <w:rPr>
          <w:color w:val="333333"/>
          <w:highlight w:val="yellow"/>
          <w:lang w:val="es-CO" w:eastAsia="es-CO"/>
          <w:rPrChange w:id="407" w:author="Farid Eliecer Ureche Lopez" w:date="2019-10-14T15:46:00Z">
            <w:rPr>
              <w:rFonts w:ascii="Helvetica" w:hAnsi="Helvetica" w:cs="Helvetica"/>
              <w:color w:val="333333"/>
              <w:sz w:val="21"/>
              <w:szCs w:val="21"/>
              <w:lang w:val="es-CO" w:eastAsia="es-CO"/>
            </w:rPr>
          </w:rPrChange>
        </w:rPr>
        <w:t>desligarse</w:t>
      </w:r>
      <w:r w:rsidR="00375410" w:rsidRPr="008C2082">
        <w:rPr>
          <w:color w:val="333333"/>
          <w:highlight w:val="yellow"/>
          <w:lang w:val="es-CO" w:eastAsia="es-CO"/>
          <w:rPrChange w:id="408" w:author="Farid Eliecer Ureche Lopez" w:date="2019-10-14T15:46:00Z">
            <w:rPr>
              <w:rFonts w:ascii="Helvetica" w:hAnsi="Helvetica" w:cs="Helvetica"/>
              <w:color w:val="333333"/>
              <w:sz w:val="21"/>
              <w:szCs w:val="21"/>
              <w:lang w:val="es-CO" w:eastAsia="es-CO"/>
            </w:rPr>
          </w:rPrChange>
        </w:rPr>
        <w:t xml:space="preserve"> al apagar</w:t>
      </w:r>
      <w:r w:rsidRPr="008C2082">
        <w:rPr>
          <w:color w:val="333333"/>
          <w:highlight w:val="yellow"/>
          <w:lang w:val="es-CO" w:eastAsia="es-CO"/>
          <w:rPrChange w:id="409" w:author="Farid Eliecer Ureche Lopez" w:date="2019-10-14T15:46:00Z">
            <w:rPr>
              <w:rFonts w:ascii="Helvetica" w:hAnsi="Helvetica" w:cs="Helvetica"/>
              <w:color w:val="333333"/>
              <w:sz w:val="21"/>
              <w:szCs w:val="21"/>
              <w:lang w:val="es-CO" w:eastAsia="es-CO"/>
            </w:rPr>
          </w:rPrChange>
        </w:rPr>
        <w:t>.</w:t>
      </w:r>
    </w:p>
    <w:p w14:paraId="6551F68D" w14:textId="77777777" w:rsidR="00375410" w:rsidRPr="008C2082" w:rsidRDefault="00375410" w:rsidP="00375410">
      <w:pPr>
        <w:pStyle w:val="Prrafodelista"/>
        <w:numPr>
          <w:ilvl w:val="0"/>
          <w:numId w:val="35"/>
        </w:numPr>
        <w:rPr>
          <w:highlight w:val="yellow"/>
          <w:lang w:val="es-CO"/>
          <w:rPrChange w:id="410" w:author="Farid Eliecer Ureche Lopez" w:date="2019-10-14T15:46:00Z">
            <w:rPr>
              <w:rFonts w:ascii="Arial" w:hAnsi="Arial" w:cs="Arial"/>
              <w:lang w:val="es-CO"/>
            </w:rPr>
          </w:rPrChange>
        </w:rPr>
      </w:pPr>
      <w:r w:rsidRPr="008C2082">
        <w:rPr>
          <w:highlight w:val="yellow"/>
          <w:lang w:val="es-CO"/>
          <w:rPrChange w:id="411" w:author="Farid Eliecer Ureche Lopez" w:date="2019-10-14T15:46:00Z">
            <w:rPr>
              <w:rFonts w:ascii="Arial" w:hAnsi="Arial" w:cs="Arial"/>
              <w:lang w:val="es-CO"/>
            </w:rPr>
          </w:rPrChange>
        </w:rPr>
        <w:t>Server-</w:t>
      </w:r>
      <w:proofErr w:type="spellStart"/>
      <w:r w:rsidRPr="008C2082">
        <w:rPr>
          <w:highlight w:val="yellow"/>
          <w:lang w:val="es-CO"/>
          <w:rPrChange w:id="412" w:author="Farid Eliecer Ureche Lopez" w:date="2019-10-14T15:46:00Z">
            <w:rPr>
              <w:rFonts w:ascii="Arial" w:hAnsi="Arial" w:cs="Arial"/>
              <w:lang w:val="es-CO"/>
            </w:rPr>
          </w:rPrChange>
        </w:rPr>
        <w:t>side</w:t>
      </w:r>
      <w:proofErr w:type="spellEnd"/>
      <w:r w:rsidRPr="008C2082">
        <w:rPr>
          <w:highlight w:val="yellow"/>
          <w:lang w:val="es-CO"/>
          <w:rPrChange w:id="413" w:author="Farid Eliecer Ureche Lopez" w:date="2019-10-14T15:46:00Z">
            <w:rPr>
              <w:rFonts w:ascii="Arial" w:hAnsi="Arial" w:cs="Arial"/>
              <w:lang w:val="es-CO"/>
            </w:rPr>
          </w:rPrChange>
        </w:rPr>
        <w:t xml:space="preserve"> </w:t>
      </w:r>
      <w:proofErr w:type="spellStart"/>
      <w:r w:rsidRPr="008C2082">
        <w:rPr>
          <w:highlight w:val="yellow"/>
          <w:lang w:val="es-CO"/>
          <w:rPrChange w:id="414" w:author="Farid Eliecer Ureche Lopez" w:date="2019-10-14T15:46:00Z">
            <w:rPr>
              <w:rFonts w:ascii="Arial" w:hAnsi="Arial" w:cs="Arial"/>
              <w:lang w:val="es-CO"/>
            </w:rPr>
          </w:rPrChange>
        </w:rPr>
        <w:t>service</w:t>
      </w:r>
      <w:proofErr w:type="spellEnd"/>
      <w:r w:rsidRPr="008C2082">
        <w:rPr>
          <w:highlight w:val="yellow"/>
          <w:lang w:val="es-CO"/>
          <w:rPrChange w:id="415" w:author="Farid Eliecer Ureche Lopez" w:date="2019-10-14T15:46:00Z">
            <w:rPr>
              <w:rFonts w:ascii="Arial" w:hAnsi="Arial" w:cs="Arial"/>
              <w:lang w:val="es-CO"/>
            </w:rPr>
          </w:rPrChange>
        </w:rPr>
        <w:t xml:space="preserve"> </w:t>
      </w:r>
      <w:proofErr w:type="spellStart"/>
      <w:r w:rsidRPr="008C2082">
        <w:rPr>
          <w:highlight w:val="yellow"/>
          <w:lang w:val="es-CO"/>
          <w:rPrChange w:id="416" w:author="Farid Eliecer Ureche Lopez" w:date="2019-10-14T15:46:00Z">
            <w:rPr>
              <w:rFonts w:ascii="Arial" w:hAnsi="Arial" w:cs="Arial"/>
              <w:lang w:val="es-CO"/>
            </w:rPr>
          </w:rPrChange>
        </w:rPr>
        <w:t>discovery</w:t>
      </w:r>
      <w:proofErr w:type="spellEnd"/>
    </w:p>
    <w:p w14:paraId="6D07D075" w14:textId="77777777" w:rsidR="00375410" w:rsidRPr="008C2082" w:rsidRDefault="00375410" w:rsidP="00375410">
      <w:pPr>
        <w:widowControl/>
        <w:numPr>
          <w:ilvl w:val="1"/>
          <w:numId w:val="35"/>
        </w:numPr>
        <w:shd w:val="clear" w:color="auto" w:fill="FFFFFF"/>
        <w:spacing w:before="100" w:beforeAutospacing="1" w:after="100" w:afterAutospacing="1" w:line="240" w:lineRule="auto"/>
        <w:rPr>
          <w:color w:val="333333"/>
          <w:highlight w:val="yellow"/>
          <w:lang w:val="es-CO" w:eastAsia="es-CO"/>
          <w:rPrChange w:id="417" w:author="Farid Eliecer Ureche Lopez" w:date="2019-10-14T15:46:00Z">
            <w:rPr>
              <w:rFonts w:ascii="Helvetica" w:hAnsi="Helvetica" w:cs="Helvetica"/>
              <w:color w:val="333333"/>
              <w:sz w:val="21"/>
              <w:szCs w:val="21"/>
              <w:lang w:val="es-CO" w:eastAsia="es-CO"/>
            </w:rPr>
          </w:rPrChange>
        </w:rPr>
      </w:pPr>
      <w:r w:rsidRPr="008C2082">
        <w:rPr>
          <w:color w:val="333333"/>
          <w:highlight w:val="yellow"/>
          <w:lang w:val="es-CO" w:eastAsia="es-CO"/>
          <w:rPrChange w:id="418" w:author="Farid Eliecer Ureche Lopez" w:date="2019-10-14T15:46:00Z">
            <w:rPr>
              <w:rFonts w:ascii="Helvetica" w:hAnsi="Helvetica" w:cs="Helvetica"/>
              <w:color w:val="333333"/>
              <w:sz w:val="21"/>
              <w:szCs w:val="21"/>
              <w:lang w:val="es-CO" w:eastAsia="es-CO"/>
            </w:rPr>
          </w:rPrChange>
        </w:rPr>
        <w:t>El número de instancias de servicios y sus ubicaciones cambia dinámicamente.</w:t>
      </w:r>
    </w:p>
    <w:p w14:paraId="5FD509F2" w14:textId="77777777" w:rsidR="00375410" w:rsidRPr="008C2082" w:rsidRDefault="00375410" w:rsidP="00375410">
      <w:pPr>
        <w:widowControl/>
        <w:numPr>
          <w:ilvl w:val="1"/>
          <w:numId w:val="35"/>
        </w:numPr>
        <w:shd w:val="clear" w:color="auto" w:fill="FFFFFF"/>
        <w:spacing w:before="100" w:beforeAutospacing="1" w:after="100" w:afterAutospacing="1" w:line="240" w:lineRule="auto"/>
        <w:rPr>
          <w:color w:val="333333"/>
          <w:highlight w:val="yellow"/>
          <w:lang w:val="es-CO" w:eastAsia="es-CO"/>
          <w:rPrChange w:id="419" w:author="Farid Eliecer Ureche Lopez" w:date="2019-10-14T15:46:00Z">
            <w:rPr>
              <w:rFonts w:ascii="Helvetica" w:hAnsi="Helvetica" w:cs="Helvetica"/>
              <w:color w:val="333333"/>
              <w:sz w:val="21"/>
              <w:szCs w:val="21"/>
              <w:lang w:val="es-CO" w:eastAsia="es-CO"/>
            </w:rPr>
          </w:rPrChange>
        </w:rPr>
      </w:pPr>
      <w:r w:rsidRPr="008C2082">
        <w:rPr>
          <w:color w:val="333333"/>
          <w:highlight w:val="yellow"/>
          <w:lang w:val="es-CO" w:eastAsia="es-CO"/>
          <w:rPrChange w:id="420" w:author="Farid Eliecer Ureche Lopez" w:date="2019-10-14T15:46:00Z">
            <w:rPr>
              <w:rFonts w:ascii="Helvetica" w:hAnsi="Helvetica" w:cs="Helvetica"/>
              <w:color w:val="333333"/>
              <w:sz w:val="21"/>
              <w:szCs w:val="21"/>
              <w:lang w:val="es-CO" w:eastAsia="es-CO"/>
            </w:rPr>
          </w:rPrChange>
        </w:rPr>
        <w:t>Las máquinas virtuales y los contenedores suelen tener asignadas direcciones IP dinámicas.</w:t>
      </w:r>
    </w:p>
    <w:p w14:paraId="2112AB1D" w14:textId="2C05855B" w:rsidR="00375410" w:rsidRPr="008C2082" w:rsidRDefault="00375410" w:rsidP="005E5AE2">
      <w:pPr>
        <w:widowControl/>
        <w:numPr>
          <w:ilvl w:val="1"/>
          <w:numId w:val="35"/>
        </w:numPr>
        <w:shd w:val="clear" w:color="auto" w:fill="FFFFFF"/>
        <w:spacing w:before="100" w:beforeAutospacing="1" w:after="100" w:afterAutospacing="1" w:line="240" w:lineRule="auto"/>
        <w:rPr>
          <w:ins w:id="421" w:author="Farid Eliecer Ureche Lopez" w:date="2019-10-14T17:18:00Z"/>
          <w:highlight w:val="yellow"/>
          <w:lang w:val="es-CO"/>
          <w:rPrChange w:id="422" w:author="Farid Eliecer Ureche Lopez" w:date="2019-10-14T17:18:00Z">
            <w:rPr>
              <w:ins w:id="423" w:author="Farid Eliecer Ureche Lopez" w:date="2019-10-14T17:18:00Z"/>
              <w:color w:val="333333"/>
              <w:lang w:val="es-CO" w:eastAsia="es-CO"/>
            </w:rPr>
          </w:rPrChange>
        </w:rPr>
      </w:pPr>
      <w:r w:rsidRPr="008C2082">
        <w:rPr>
          <w:color w:val="333333"/>
          <w:highlight w:val="yellow"/>
          <w:lang w:val="es-CO" w:eastAsia="es-CO"/>
          <w:rPrChange w:id="424" w:author="Farid Eliecer Ureche Lopez" w:date="2019-10-13T21:23:00Z">
            <w:rPr>
              <w:rFonts w:ascii="Helvetica" w:hAnsi="Helvetica" w:cs="Helvetica"/>
              <w:color w:val="333333"/>
              <w:sz w:val="21"/>
              <w:szCs w:val="21"/>
              <w:lang w:val="es-CO" w:eastAsia="es-CO"/>
            </w:rPr>
          </w:rPrChange>
        </w:rPr>
        <w:t xml:space="preserve">El número de instancias de servicios puede variar dinámicamente. Por ejemplo, un grupo de </w:t>
      </w:r>
      <w:proofErr w:type="spellStart"/>
      <w:r w:rsidRPr="008C2082">
        <w:rPr>
          <w:color w:val="333333"/>
          <w:highlight w:val="yellow"/>
          <w:lang w:val="es-CO" w:eastAsia="es-CO"/>
          <w:rPrChange w:id="425" w:author="Farid Eliecer Ureche Lopez" w:date="2019-10-13T21:23:00Z">
            <w:rPr>
              <w:rFonts w:ascii="Helvetica" w:hAnsi="Helvetica" w:cs="Helvetica"/>
              <w:color w:val="333333"/>
              <w:sz w:val="21"/>
              <w:szCs w:val="21"/>
              <w:lang w:val="es-CO" w:eastAsia="es-CO"/>
            </w:rPr>
          </w:rPrChange>
        </w:rPr>
        <w:t>autoescalado</w:t>
      </w:r>
      <w:proofErr w:type="spellEnd"/>
      <w:r w:rsidRPr="008C2082">
        <w:rPr>
          <w:color w:val="333333"/>
          <w:highlight w:val="yellow"/>
          <w:lang w:val="es-CO" w:eastAsia="es-CO"/>
          <w:rPrChange w:id="426" w:author="Farid Eliecer Ureche Lopez" w:date="2019-10-13T21:23:00Z">
            <w:rPr>
              <w:rFonts w:ascii="Helvetica" w:hAnsi="Helvetica" w:cs="Helvetica"/>
              <w:color w:val="333333"/>
              <w:sz w:val="21"/>
              <w:szCs w:val="21"/>
              <w:lang w:val="es-CO" w:eastAsia="es-CO"/>
            </w:rPr>
          </w:rPrChange>
        </w:rPr>
        <w:t xml:space="preserve"> EC2 ajusta el número de instancias en función de la carga.</w:t>
      </w:r>
    </w:p>
    <w:p w14:paraId="6AD9C6ED" w14:textId="5F25AE1B" w:rsidR="00B02C34" w:rsidRDefault="00B02C34" w:rsidP="00B02C34">
      <w:pPr>
        <w:widowControl/>
        <w:shd w:val="clear" w:color="auto" w:fill="FFFFFF"/>
        <w:spacing w:before="100" w:beforeAutospacing="1" w:after="100" w:afterAutospacing="1" w:line="240" w:lineRule="auto"/>
        <w:ind w:left="1440"/>
        <w:rPr>
          <w:ins w:id="427" w:author="Farid Eliecer Ureche Lopez" w:date="2019-10-14T17:19:00Z"/>
          <w:color w:val="333333"/>
          <w:lang w:val="es-CO" w:eastAsia="es-CO"/>
        </w:rPr>
      </w:pPr>
    </w:p>
    <w:p w14:paraId="43951E0C" w14:textId="0B92EC45" w:rsidR="00B02C34" w:rsidRPr="00B02C34" w:rsidRDefault="00B02C34" w:rsidP="00B02C34">
      <w:pPr>
        <w:widowControl/>
        <w:shd w:val="clear" w:color="auto" w:fill="FFFFFF"/>
        <w:spacing w:before="100" w:beforeAutospacing="1" w:after="100" w:afterAutospacing="1" w:line="240" w:lineRule="auto"/>
        <w:ind w:left="1440"/>
        <w:jc w:val="center"/>
        <w:rPr>
          <w:ins w:id="428" w:author="Farid Eliecer Ureche Lopez" w:date="2019-10-14T17:19:00Z"/>
          <w:b/>
          <w:bCs/>
          <w:color w:val="333333"/>
          <w:lang w:val="es-CO" w:eastAsia="es-CO"/>
          <w:rPrChange w:id="429" w:author="Farid Eliecer Ureche Lopez" w:date="2019-10-14T17:20:00Z">
            <w:rPr>
              <w:ins w:id="430" w:author="Farid Eliecer Ureche Lopez" w:date="2019-10-14T17:19:00Z"/>
              <w:color w:val="333333"/>
              <w:lang w:val="es-CO" w:eastAsia="es-CO"/>
            </w:rPr>
          </w:rPrChange>
        </w:rPr>
      </w:pPr>
      <w:ins w:id="431" w:author="Farid Eliecer Ureche Lopez" w:date="2019-10-14T17:19:00Z">
        <w:r w:rsidRPr="00B02C34">
          <w:rPr>
            <w:b/>
            <w:bCs/>
            <w:color w:val="333333"/>
            <w:lang w:val="es-CO" w:eastAsia="es-CO"/>
            <w:rPrChange w:id="432" w:author="Farid Eliecer Ureche Lopez" w:date="2019-10-14T17:20:00Z">
              <w:rPr>
                <w:color w:val="333333"/>
                <w:lang w:val="es-CO" w:eastAsia="es-CO"/>
              </w:rPr>
            </w:rPrChange>
          </w:rPr>
          <w:t>TRADE OFF</w:t>
        </w:r>
      </w:ins>
    </w:p>
    <w:p w14:paraId="1E7ECB44" w14:textId="61D942E0" w:rsidR="00B02C34" w:rsidRPr="00050143" w:rsidRDefault="00B02C34">
      <w:pPr>
        <w:widowControl/>
        <w:shd w:val="clear" w:color="auto" w:fill="FFFFFF"/>
        <w:spacing w:before="100" w:beforeAutospacing="1" w:after="100" w:afterAutospacing="1" w:line="240" w:lineRule="auto"/>
        <w:rPr>
          <w:lang w:val="es-CO"/>
          <w:rPrChange w:id="433" w:author="Farid Eliecer Ureche Lopez" w:date="2019-10-13T21:23:00Z">
            <w:rPr>
              <w:rFonts w:ascii="Arial" w:hAnsi="Arial" w:cs="Arial"/>
              <w:lang w:val="es-CO"/>
            </w:rPr>
          </w:rPrChange>
        </w:rPr>
        <w:pPrChange w:id="434" w:author="Farid Eliecer Ureche Lopez" w:date="2019-10-14T17:19:00Z">
          <w:pPr>
            <w:widowControl/>
            <w:numPr>
              <w:ilvl w:val="1"/>
              <w:numId w:val="35"/>
            </w:numPr>
            <w:shd w:val="clear" w:color="auto" w:fill="FFFFFF"/>
            <w:spacing w:before="100" w:beforeAutospacing="1" w:after="100" w:afterAutospacing="1" w:line="240" w:lineRule="auto"/>
            <w:ind w:left="1440" w:hanging="360"/>
          </w:pPr>
        </w:pPrChange>
      </w:pPr>
      <w:ins w:id="435" w:author="Farid Eliecer Ureche Lopez" w:date="2019-10-14T17:19:00Z">
        <w:r>
          <w:rPr>
            <w:noProof/>
          </w:rPr>
          <w:drawing>
            <wp:inline distT="0" distB="0" distL="0" distR="0" wp14:anchorId="66E77EC3" wp14:editId="0525F92E">
              <wp:extent cx="5943600" cy="219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7100"/>
                      </a:xfrm>
                      <a:prstGeom prst="rect">
                        <a:avLst/>
                      </a:prstGeom>
                    </pic:spPr>
                  </pic:pic>
                </a:graphicData>
              </a:graphic>
            </wp:inline>
          </w:drawing>
        </w:r>
      </w:ins>
    </w:p>
    <w:p w14:paraId="1F7C72BB" w14:textId="51D8B5E5" w:rsidR="006C46E1" w:rsidRDefault="006C46E1" w:rsidP="006C46E1">
      <w:pPr>
        <w:widowControl/>
        <w:shd w:val="clear" w:color="auto" w:fill="FFFFFF"/>
        <w:spacing w:before="100" w:beforeAutospacing="1" w:after="100" w:afterAutospacing="1" w:line="240" w:lineRule="auto"/>
        <w:rPr>
          <w:ins w:id="436" w:author="Farid Eliecer Ureche Lopez" w:date="2019-10-13T21:26:00Z"/>
          <w:color w:val="333333"/>
          <w:lang w:val="es-CO" w:eastAsia="es-CO"/>
        </w:rPr>
      </w:pPr>
      <w:r w:rsidRPr="00050143">
        <w:rPr>
          <w:color w:val="333333"/>
          <w:lang w:val="es-CO" w:eastAsia="es-CO"/>
          <w:rPrChange w:id="437" w:author="Farid Eliecer Ureche Lopez" w:date="2019-10-13T21:23:00Z">
            <w:rPr>
              <w:rFonts w:ascii="Helvetica" w:hAnsi="Helvetica" w:cs="Helvetica"/>
              <w:color w:val="333333"/>
              <w:sz w:val="21"/>
              <w:szCs w:val="21"/>
              <w:lang w:val="es-CO" w:eastAsia="es-CO"/>
            </w:rPr>
          </w:rPrChange>
        </w:rPr>
        <w:t>Consecuencias:</w:t>
      </w:r>
    </w:p>
    <w:p w14:paraId="01C6E8BD" w14:textId="47AA9D77" w:rsidR="00D14995" w:rsidRPr="00050143" w:rsidRDefault="00D14995" w:rsidP="006C46E1">
      <w:pPr>
        <w:widowControl/>
        <w:shd w:val="clear" w:color="auto" w:fill="FFFFFF"/>
        <w:spacing w:before="100" w:beforeAutospacing="1" w:after="100" w:afterAutospacing="1" w:line="240" w:lineRule="auto"/>
        <w:rPr>
          <w:color w:val="333333"/>
          <w:u w:val="single"/>
          <w:lang w:val="es-CO" w:eastAsia="es-CO"/>
          <w:rPrChange w:id="438" w:author="Farid Eliecer Ureche Lopez" w:date="2019-10-13T21:23:00Z">
            <w:rPr>
              <w:rFonts w:ascii="Helvetica" w:hAnsi="Helvetica" w:cs="Helvetica"/>
              <w:color w:val="333333"/>
              <w:sz w:val="21"/>
              <w:szCs w:val="21"/>
              <w:lang w:val="es-CO" w:eastAsia="es-CO"/>
            </w:rPr>
          </w:rPrChange>
        </w:rPr>
      </w:pPr>
      <w:ins w:id="439" w:author="Farid Eliecer Ureche Lopez" w:date="2019-10-13T21:26:00Z">
        <w:r w:rsidRPr="008C2082">
          <w:rPr>
            <w:color w:val="333333"/>
            <w:highlight w:val="yellow"/>
            <w:lang w:val="es-CO" w:eastAsia="es-CO"/>
          </w:rPr>
          <w:t>Realizar la aplicación bajo la arquitectur</w:t>
        </w:r>
      </w:ins>
      <w:ins w:id="440" w:author="Farid Eliecer Ureche Lopez" w:date="2019-10-13T21:27:00Z">
        <w:r w:rsidRPr="008C2082">
          <w:rPr>
            <w:color w:val="333333"/>
            <w:highlight w:val="yellow"/>
            <w:lang w:val="es-CO" w:eastAsia="es-CO"/>
          </w:rPr>
          <w:t>a de microservicios, nos permite tener un excelente manejo de los cambios realizados sobre los ser</w:t>
        </w:r>
      </w:ins>
      <w:ins w:id="441" w:author="Farid Eliecer Ureche Lopez" w:date="2019-10-13T21:28:00Z">
        <w:r w:rsidRPr="008C2082">
          <w:rPr>
            <w:color w:val="333333"/>
            <w:highlight w:val="yellow"/>
            <w:lang w:val="es-CO" w:eastAsia="es-CO"/>
          </w:rPr>
          <w:t>vicios sin afectar las aplicaciones clientes</w:t>
        </w:r>
        <w:r w:rsidR="0060409D" w:rsidRPr="008C2082">
          <w:rPr>
            <w:color w:val="333333"/>
            <w:highlight w:val="yellow"/>
            <w:lang w:val="es-CO" w:eastAsia="es-CO"/>
          </w:rPr>
          <w:t xml:space="preserve"> que los consuman, se puede ofrecer una integración con diversas aplicaciones echas en cualquier lenguaje de programación, se alcanza un bajo acop</w:t>
        </w:r>
      </w:ins>
      <w:ins w:id="442" w:author="Farid Eliecer Ureche Lopez" w:date="2019-10-13T21:29:00Z">
        <w:r w:rsidR="0060409D" w:rsidRPr="008C2082">
          <w:rPr>
            <w:color w:val="333333"/>
            <w:highlight w:val="yellow"/>
            <w:lang w:val="es-CO" w:eastAsia="es-CO"/>
          </w:rPr>
          <w:t>lamiento entre los componentes del sistema. Se obtiene alta disponibilidad, tolerancia a fallos.</w:t>
        </w:r>
      </w:ins>
    </w:p>
    <w:p w14:paraId="07BF67AD" w14:textId="77777777" w:rsidR="006C46E1" w:rsidRPr="00375410" w:rsidRDefault="006C46E1" w:rsidP="006C46E1">
      <w:pPr>
        <w:widowControl/>
        <w:shd w:val="clear" w:color="auto" w:fill="FFFFFF"/>
        <w:spacing w:before="100" w:beforeAutospacing="1" w:after="100" w:afterAutospacing="1" w:line="240" w:lineRule="auto"/>
        <w:rPr>
          <w:rFonts w:ascii="Arial" w:hAnsi="Arial" w:cs="Arial"/>
          <w:lang w:val="es-CO"/>
        </w:rPr>
      </w:pPr>
    </w:p>
    <w:p w14:paraId="588D2190" w14:textId="77777777" w:rsidR="00C92291" w:rsidRPr="00C92291" w:rsidRDefault="00C92291" w:rsidP="00C92291">
      <w:pPr>
        <w:rPr>
          <w:rFonts w:ascii="Arial" w:hAnsi="Arial" w:cs="Arial"/>
          <w:lang w:val="es-CO"/>
        </w:rPr>
      </w:pPr>
    </w:p>
    <w:p w14:paraId="523ECFC3" w14:textId="77777777" w:rsidR="00DD1265" w:rsidRDefault="00DD1265" w:rsidP="00DD1265">
      <w:pPr>
        <w:pStyle w:val="Ttulo1"/>
        <w:rPr>
          <w:rFonts w:cs="Arial"/>
          <w:sz w:val="20"/>
          <w:lang w:val="es-CO"/>
        </w:rPr>
      </w:pPr>
      <w:bookmarkStart w:id="443" w:name="_Toc21970161"/>
      <w:r w:rsidRPr="00DD1265">
        <w:rPr>
          <w:rFonts w:cs="Arial"/>
          <w:sz w:val="20"/>
          <w:lang w:val="es-CO"/>
        </w:rPr>
        <w:t>Drivers de Arquitectura</w:t>
      </w:r>
      <w:bookmarkEnd w:id="443"/>
    </w:p>
    <w:p w14:paraId="4C820568" w14:textId="77777777" w:rsidR="008C12E8" w:rsidRPr="008C12E8" w:rsidRDefault="008C12E8" w:rsidP="008C12E8">
      <w:pPr>
        <w:pStyle w:val="Ttulo2"/>
        <w:rPr>
          <w:lang w:val="es-CO"/>
        </w:rPr>
      </w:pPr>
      <w:bookmarkStart w:id="444" w:name="_Toc21970162"/>
      <w:r w:rsidRPr="008C12E8">
        <w:rPr>
          <w:lang w:val="es-CO"/>
        </w:rPr>
        <w:t>Objetivos de la arquitectura de la solución</w:t>
      </w:r>
      <w:bookmarkEnd w:id="444"/>
    </w:p>
    <w:p w14:paraId="08222FF9" w14:textId="16017397" w:rsidR="00E863E3" w:rsidRPr="008C2082" w:rsidRDefault="008C12E8" w:rsidP="00A272E7">
      <w:pPr>
        <w:pStyle w:val="Prrafodelista"/>
        <w:numPr>
          <w:ilvl w:val="0"/>
          <w:numId w:val="41"/>
        </w:numPr>
        <w:rPr>
          <w:ins w:id="445" w:author="Farid Eliecer Ureche Lopez" w:date="2019-10-13T21:43:00Z"/>
          <w:lang w:val="es-CO"/>
        </w:rPr>
      </w:pPr>
      <w:del w:id="446" w:author="Farid Eliecer Ureche Lopez" w:date="2019-10-13T22:28:00Z">
        <w:r w:rsidRPr="008C2082" w:rsidDel="000770E8">
          <w:rPr>
            <w:rFonts w:ascii="Arial" w:hAnsi="Arial" w:cs="Arial"/>
            <w:lang w:val="es-CO"/>
          </w:rPr>
          <w:delText>&lt;Liste los objetivos de la arquitectura que propone&gt;</w:delText>
        </w:r>
      </w:del>
      <w:ins w:id="447" w:author="Farid Eliecer Ureche Lopez" w:date="2019-10-13T21:43:00Z">
        <w:r w:rsidR="00E863E3" w:rsidRPr="008C2082">
          <w:rPr>
            <w:rFonts w:eastAsia="Arial"/>
            <w:lang w:val="es-CO"/>
          </w:rPr>
          <w:t xml:space="preserve">Implementar mecanismos de confidencialidad, integridad y no repudio para el 99% de las transacciones realizadas por los clientes en </w:t>
        </w:r>
      </w:ins>
      <w:r w:rsidR="008C2082" w:rsidRPr="008C2082">
        <w:rPr>
          <w:rFonts w:eastAsia="Arial"/>
          <w:lang w:val="es-CO"/>
        </w:rPr>
        <w:t xml:space="preserve">el PFL a </w:t>
      </w:r>
      <w:ins w:id="448" w:author="Farid Eliecer Ureche Lopez" w:date="2019-10-13T21:43:00Z">
        <w:r w:rsidR="00E863E3" w:rsidRPr="008C2082">
          <w:rPr>
            <w:rFonts w:eastAsia="Arial"/>
            <w:lang w:val="es-CO"/>
          </w:rPr>
          <w:t xml:space="preserve">enero 2020, para que sea amigable, rápida y confiable la experiencia de </w:t>
        </w:r>
      </w:ins>
      <w:ins w:id="449" w:author="Farid Eliecer Ureche Lopez" w:date="2019-10-13T21:44:00Z">
        <w:r w:rsidR="00E863E3" w:rsidRPr="008C2082">
          <w:rPr>
            <w:rFonts w:eastAsia="Arial"/>
            <w:lang w:val="es-CO"/>
          </w:rPr>
          <w:t xml:space="preserve">generación </w:t>
        </w:r>
      </w:ins>
      <w:r w:rsidR="008C2082" w:rsidRPr="008C2082">
        <w:rPr>
          <w:rFonts w:eastAsia="Arial"/>
          <w:lang w:val="es-CO"/>
        </w:rPr>
        <w:t>de pagos de facturas y servicios</w:t>
      </w:r>
      <w:ins w:id="450" w:author="Farid Eliecer Ureche Lopez" w:date="2019-10-13T21:43:00Z">
        <w:r w:rsidR="00E863E3" w:rsidRPr="008C2082">
          <w:rPr>
            <w:rFonts w:eastAsia="Arial"/>
            <w:lang w:val="es-CO"/>
          </w:rPr>
          <w:t>.</w:t>
        </w:r>
      </w:ins>
    </w:p>
    <w:p w14:paraId="37ADD79E" w14:textId="77777777" w:rsidR="00E863E3" w:rsidRPr="00E863E3" w:rsidRDefault="00E863E3">
      <w:pPr>
        <w:pStyle w:val="Textoindependiente"/>
        <w:rPr>
          <w:lang w:val="es-CO"/>
          <w:rPrChange w:id="451" w:author="Farid Eliecer Ureche Lopez" w:date="2019-10-13T21:43:00Z">
            <w:rPr>
              <w:rFonts w:ascii="Arial" w:hAnsi="Arial" w:cs="Arial"/>
              <w:lang w:val="es-CO"/>
            </w:rPr>
          </w:rPrChange>
        </w:rPr>
        <w:pPrChange w:id="452" w:author="Farid Eliecer Ureche Lopez" w:date="2019-10-13T21:43:00Z">
          <w:pPr>
            <w:pStyle w:val="InfoBlue"/>
            <w:ind w:left="0"/>
          </w:pPr>
        </w:pPrChange>
      </w:pPr>
    </w:p>
    <w:p w14:paraId="49E398E2" w14:textId="77777777" w:rsidR="008C12E8" w:rsidRPr="00CB2AA7" w:rsidRDefault="008C12E8" w:rsidP="008C12E8">
      <w:pPr>
        <w:rPr>
          <w:rFonts w:ascii="Arial" w:hAnsi="Arial" w:cs="Arial"/>
          <w:lang w:val="es-CO"/>
        </w:rPr>
      </w:pPr>
    </w:p>
    <w:p w14:paraId="648EBEF9" w14:textId="49B9841C" w:rsidR="00D67610" w:rsidRDefault="00D67610" w:rsidP="00D67610">
      <w:pPr>
        <w:pStyle w:val="Ttulo2"/>
        <w:rPr>
          <w:lang w:val="es-CO"/>
        </w:rPr>
      </w:pPr>
      <w:bookmarkStart w:id="453" w:name="_Toc21970163"/>
      <w:r>
        <w:rPr>
          <w:lang w:val="es-CO"/>
        </w:rPr>
        <w:t>Requerimientos Funcionales Significativos</w:t>
      </w:r>
      <w:bookmarkEnd w:id="453"/>
    </w:p>
    <w:p w14:paraId="65FCCC8A" w14:textId="36A0F68E" w:rsidR="008C2082" w:rsidRPr="008C2082" w:rsidRDefault="008C2082" w:rsidP="008C2082">
      <w:pPr>
        <w:pStyle w:val="Prrafodelista"/>
        <w:numPr>
          <w:ilvl w:val="0"/>
          <w:numId w:val="41"/>
        </w:numPr>
        <w:rPr>
          <w:rFonts w:eastAsia="Arial"/>
          <w:lang w:val="es-CO"/>
        </w:rPr>
      </w:pPr>
      <w:r w:rsidRPr="008C2082">
        <w:rPr>
          <w:rFonts w:eastAsia="Arial"/>
          <w:lang w:val="es-CO"/>
        </w:rPr>
        <w:t>Impleme</w:t>
      </w:r>
      <w:r>
        <w:rPr>
          <w:rFonts w:eastAsia="Arial"/>
          <w:lang w:val="es-CO"/>
        </w:rPr>
        <w:t>n</w:t>
      </w:r>
      <w:r w:rsidRPr="008C2082">
        <w:rPr>
          <w:rFonts w:eastAsia="Arial"/>
          <w:lang w:val="es-CO"/>
        </w:rPr>
        <w:t>tar un portal de banca en línea que permita a los clientes pagar facturas en línea desde sus cuentas.</w:t>
      </w:r>
    </w:p>
    <w:p w14:paraId="23112384" w14:textId="77777777" w:rsidR="008C2082" w:rsidRPr="0012452B" w:rsidRDefault="008C2082" w:rsidP="0012452B">
      <w:pPr>
        <w:pStyle w:val="Prrafodelista"/>
        <w:numPr>
          <w:ilvl w:val="0"/>
          <w:numId w:val="41"/>
        </w:numPr>
        <w:rPr>
          <w:rFonts w:eastAsia="Arial"/>
          <w:lang w:val="es-CO"/>
        </w:rPr>
      </w:pPr>
      <w:r w:rsidRPr="0012452B">
        <w:rPr>
          <w:rFonts w:eastAsia="Arial"/>
          <w:lang w:val="es-CO"/>
        </w:rPr>
        <w:t>Implementar integraciones con el sistema actual del banco.</w:t>
      </w:r>
    </w:p>
    <w:p w14:paraId="1A0DCF4F" w14:textId="27C8A3C9" w:rsidR="008C2082" w:rsidRPr="0012452B" w:rsidRDefault="008C2082" w:rsidP="0012452B">
      <w:pPr>
        <w:pStyle w:val="Prrafodelista"/>
        <w:numPr>
          <w:ilvl w:val="0"/>
          <w:numId w:val="41"/>
        </w:numPr>
        <w:rPr>
          <w:rFonts w:eastAsia="Arial"/>
          <w:lang w:val="es-CO"/>
        </w:rPr>
      </w:pPr>
      <w:r w:rsidRPr="0012452B">
        <w:rPr>
          <w:rFonts w:eastAsia="Arial"/>
          <w:lang w:val="es-CO"/>
        </w:rPr>
        <w:t xml:space="preserve">Implementar integración con sistema de gestión CRM. </w:t>
      </w:r>
    </w:p>
    <w:p w14:paraId="478FDBDA" w14:textId="5FEF1FD0" w:rsidR="0012452B" w:rsidRPr="0012452B" w:rsidRDefault="0012452B" w:rsidP="0012452B">
      <w:pPr>
        <w:pStyle w:val="Prrafodelista"/>
        <w:numPr>
          <w:ilvl w:val="0"/>
          <w:numId w:val="41"/>
        </w:numPr>
        <w:rPr>
          <w:rFonts w:eastAsia="Arial"/>
          <w:lang w:val="es-CO"/>
        </w:rPr>
      </w:pPr>
      <w:r w:rsidRPr="0012452B">
        <w:rPr>
          <w:rFonts w:eastAsia="Arial"/>
          <w:lang w:val="es-CO"/>
        </w:rPr>
        <w:t>Implementar integración con pasarelas de pago externa.</w:t>
      </w:r>
    </w:p>
    <w:p w14:paraId="797665A6" w14:textId="47D91969" w:rsidR="008C2082" w:rsidRPr="0012452B" w:rsidRDefault="0012452B" w:rsidP="0012452B">
      <w:pPr>
        <w:pStyle w:val="Prrafodelista"/>
        <w:numPr>
          <w:ilvl w:val="0"/>
          <w:numId w:val="41"/>
        </w:numPr>
        <w:rPr>
          <w:rFonts w:eastAsia="Arial"/>
          <w:lang w:val="es-CO"/>
        </w:rPr>
      </w:pPr>
      <w:r w:rsidRPr="0012452B">
        <w:rPr>
          <w:rFonts w:eastAsia="Arial"/>
          <w:lang w:val="es-CO"/>
        </w:rPr>
        <w:t>Utilizar Sistema de autenticación servidor de directorios.</w:t>
      </w:r>
    </w:p>
    <w:p w14:paraId="5B5FA9C3" w14:textId="0B5FCE6E" w:rsidR="00576799" w:rsidRPr="00E863E3" w:rsidRDefault="00576799">
      <w:pPr>
        <w:pStyle w:val="Textoindependiente"/>
        <w:rPr>
          <w:ins w:id="454" w:author="Farid Eliecer Ureche Lopez" w:date="2019-10-13T21:45:00Z"/>
          <w:lang w:val="es-CO"/>
          <w:rPrChange w:id="455" w:author="Farid Eliecer Ureche Lopez" w:date="2019-10-13T21:49:00Z">
            <w:rPr>
              <w:ins w:id="456" w:author="Farid Eliecer Ureche Lopez" w:date="2019-10-13T21:45:00Z"/>
              <w:rFonts w:ascii="Arial" w:hAnsi="Arial" w:cs="Arial"/>
              <w:lang w:val="es-CO"/>
            </w:rPr>
          </w:rPrChange>
        </w:rPr>
        <w:pPrChange w:id="457" w:author="Farid Eliecer Ureche Lopez" w:date="2019-10-13T21:54:00Z">
          <w:pPr>
            <w:pStyle w:val="InfoBlue"/>
            <w:ind w:left="0"/>
          </w:pPr>
        </w:pPrChange>
      </w:pPr>
    </w:p>
    <w:p w14:paraId="400CF4B1" w14:textId="41DB386A" w:rsidR="00E863E3" w:rsidRPr="00E863E3" w:rsidDel="00E863E3" w:rsidRDefault="00E863E3">
      <w:pPr>
        <w:pStyle w:val="Prrafodelista"/>
        <w:widowControl/>
        <w:numPr>
          <w:ilvl w:val="0"/>
          <w:numId w:val="43"/>
        </w:numPr>
        <w:spacing w:after="160" w:line="259" w:lineRule="auto"/>
        <w:jc w:val="both"/>
        <w:rPr>
          <w:del w:id="458" w:author="Farid Eliecer Ureche Lopez" w:date="2019-10-13T21:49:00Z"/>
          <w:lang w:val="es-CO"/>
          <w:rPrChange w:id="459" w:author="Farid Eliecer Ureche Lopez" w:date="2019-10-13T21:47:00Z">
            <w:rPr>
              <w:del w:id="460" w:author="Farid Eliecer Ureche Lopez" w:date="2019-10-13T21:49:00Z"/>
              <w:rFonts w:ascii="Arial" w:hAnsi="Arial" w:cs="Arial"/>
              <w:lang w:val="es-CO"/>
            </w:rPr>
          </w:rPrChange>
        </w:rPr>
        <w:pPrChange w:id="461" w:author="Farid Eliecer Ureche Lopez" w:date="2019-10-13T21:45:00Z">
          <w:pPr>
            <w:pStyle w:val="InfoBlue"/>
            <w:ind w:left="0"/>
          </w:pPr>
        </w:pPrChange>
      </w:pPr>
      <w:bookmarkStart w:id="462" w:name="_Toc21970164"/>
      <w:bookmarkEnd w:id="462"/>
    </w:p>
    <w:p w14:paraId="7813B647" w14:textId="77777777" w:rsidR="00413CF3" w:rsidRDefault="00413CF3" w:rsidP="00413CF3">
      <w:pPr>
        <w:pStyle w:val="Ttulo2"/>
        <w:rPr>
          <w:lang w:val="es-CO"/>
        </w:rPr>
      </w:pPr>
      <w:bookmarkStart w:id="463" w:name="_Toc21970165"/>
      <w:r>
        <w:rPr>
          <w:lang w:val="es-CO"/>
        </w:rPr>
        <w:t>Restricciones</w:t>
      </w:r>
      <w:bookmarkEnd w:id="463"/>
    </w:p>
    <w:p w14:paraId="20721B24" w14:textId="521ACD46" w:rsidR="0012452B" w:rsidRDefault="0012452B" w:rsidP="00073A4A">
      <w:pPr>
        <w:pStyle w:val="Prrafodelista"/>
        <w:numPr>
          <w:ilvl w:val="0"/>
          <w:numId w:val="41"/>
        </w:numPr>
        <w:autoSpaceDE w:val="0"/>
        <w:autoSpaceDN w:val="0"/>
        <w:adjustRightInd w:val="0"/>
        <w:spacing w:line="240" w:lineRule="auto"/>
        <w:jc w:val="both"/>
        <w:rPr>
          <w:color w:val="231F20"/>
          <w:sz w:val="24"/>
          <w:szCs w:val="24"/>
          <w:lang w:val="es"/>
        </w:rPr>
      </w:pPr>
      <w:r w:rsidRPr="00517C32">
        <w:rPr>
          <w:color w:val="231F20"/>
          <w:sz w:val="24"/>
          <w:szCs w:val="24"/>
          <w:lang w:val="es"/>
        </w:rPr>
        <w:t>Todas las transacciones relacionadas con la cuenta utilizarán el sistema actual, que reside en un</w:t>
      </w:r>
      <w:r w:rsidR="00517C32">
        <w:rPr>
          <w:color w:val="231F20"/>
          <w:sz w:val="24"/>
          <w:szCs w:val="24"/>
          <w:lang w:val="es"/>
        </w:rPr>
        <w:t xml:space="preserve"> </w:t>
      </w:r>
      <w:r w:rsidRPr="00517C32">
        <w:rPr>
          <w:color w:val="231F20"/>
          <w:sz w:val="24"/>
          <w:szCs w:val="24"/>
          <w:lang w:val="es"/>
        </w:rPr>
        <w:t>IBM mainframe utilizando (CICS).</w:t>
      </w:r>
    </w:p>
    <w:p w14:paraId="0A0A23D0" w14:textId="05ECABCC" w:rsidR="00517C32" w:rsidRPr="00517C32" w:rsidRDefault="00517C32" w:rsidP="00A17623">
      <w:pPr>
        <w:pStyle w:val="Prrafodelista"/>
        <w:numPr>
          <w:ilvl w:val="0"/>
          <w:numId w:val="41"/>
        </w:numPr>
        <w:autoSpaceDE w:val="0"/>
        <w:autoSpaceDN w:val="0"/>
        <w:adjustRightInd w:val="0"/>
        <w:spacing w:line="240" w:lineRule="auto"/>
        <w:jc w:val="both"/>
        <w:rPr>
          <w:rFonts w:ascii="Arial" w:hAnsi="Arial" w:cs="Arial"/>
          <w:color w:val="231F20"/>
          <w:sz w:val="24"/>
          <w:szCs w:val="24"/>
        </w:rPr>
      </w:pPr>
      <w:r w:rsidRPr="00517C32">
        <w:rPr>
          <w:color w:val="231F20"/>
          <w:sz w:val="24"/>
          <w:szCs w:val="24"/>
          <w:lang w:val="es"/>
        </w:rPr>
        <w:t xml:space="preserve">El sistema de bancos en línea residirá en el centro de datos corporativo en Seattle, </w:t>
      </w:r>
      <w:r w:rsidRPr="00517C32">
        <w:rPr>
          <w:color w:val="231F20"/>
          <w:sz w:val="24"/>
          <w:szCs w:val="24"/>
          <w:lang w:val="es"/>
        </w:rPr>
        <w:lastRenderedPageBreak/>
        <w:t xml:space="preserve">Washington. Se conectará al centro de datos de un banco adquirido en Los </w:t>
      </w:r>
      <w:proofErr w:type="spellStart"/>
      <w:r w:rsidRPr="00517C32">
        <w:rPr>
          <w:color w:val="231F20"/>
          <w:sz w:val="24"/>
          <w:szCs w:val="24"/>
          <w:lang w:val="es"/>
        </w:rPr>
        <w:t>Angeles</w:t>
      </w:r>
      <w:proofErr w:type="spellEnd"/>
      <w:r w:rsidRPr="00517C32">
        <w:rPr>
          <w:color w:val="231F20"/>
          <w:sz w:val="24"/>
          <w:szCs w:val="24"/>
          <w:lang w:val="es"/>
        </w:rPr>
        <w:t>,</w:t>
      </w:r>
      <w:r>
        <w:rPr>
          <w:color w:val="231F20"/>
          <w:sz w:val="24"/>
          <w:szCs w:val="24"/>
          <w:lang w:val="es"/>
        </w:rPr>
        <w:t xml:space="preserve"> </w:t>
      </w:r>
      <w:r w:rsidRPr="00517C32">
        <w:rPr>
          <w:color w:val="231F20"/>
          <w:sz w:val="24"/>
          <w:szCs w:val="24"/>
          <w:lang w:val="es"/>
        </w:rPr>
        <w:t>California a través de una línea privada arrendada.</w:t>
      </w:r>
    </w:p>
    <w:p w14:paraId="6941E9E4" w14:textId="285C763C" w:rsidR="00517C32" w:rsidRPr="00517C32" w:rsidRDefault="00517C32" w:rsidP="00073A4A">
      <w:pPr>
        <w:pStyle w:val="Prrafodelista"/>
        <w:numPr>
          <w:ilvl w:val="0"/>
          <w:numId w:val="41"/>
        </w:numPr>
        <w:autoSpaceDE w:val="0"/>
        <w:autoSpaceDN w:val="0"/>
        <w:adjustRightInd w:val="0"/>
        <w:spacing w:line="240" w:lineRule="auto"/>
        <w:jc w:val="both"/>
        <w:rPr>
          <w:color w:val="231F20"/>
          <w:sz w:val="24"/>
          <w:szCs w:val="24"/>
          <w:highlight w:val="yellow"/>
          <w:lang w:val="es"/>
        </w:rPr>
      </w:pPr>
      <w:r w:rsidRPr="00517C32">
        <w:rPr>
          <w:color w:val="231F20"/>
          <w:sz w:val="24"/>
          <w:szCs w:val="24"/>
          <w:highlight w:val="yellow"/>
          <w:lang w:val="es"/>
        </w:rPr>
        <w:t>Las tasas de transacción globales del sistema, los usuarios simultáneos y el tiempo de respuesta deben cumplir con el uso proyectado del primer año más un factor de seguridad de ingeniería de 3 veces (o tres veces el uso proyectado del primer año) para manejar la carga de ráfaga.</w:t>
      </w:r>
    </w:p>
    <w:p w14:paraId="338994BD" w14:textId="13F42A76" w:rsidR="00E863E3" w:rsidRPr="00517C32" w:rsidRDefault="00517C32" w:rsidP="00DB03C1">
      <w:pPr>
        <w:pStyle w:val="Prrafodelista"/>
        <w:numPr>
          <w:ilvl w:val="0"/>
          <w:numId w:val="41"/>
        </w:numPr>
        <w:autoSpaceDE w:val="0"/>
        <w:autoSpaceDN w:val="0"/>
        <w:adjustRightInd w:val="0"/>
        <w:spacing w:line="240" w:lineRule="auto"/>
        <w:jc w:val="both"/>
        <w:rPr>
          <w:highlight w:val="yellow"/>
          <w:lang w:val="es-CO"/>
        </w:rPr>
      </w:pPr>
      <w:r w:rsidRPr="00517C32">
        <w:rPr>
          <w:color w:val="231F20"/>
          <w:sz w:val="24"/>
          <w:szCs w:val="24"/>
          <w:highlight w:val="yellow"/>
          <w:lang w:val="es"/>
        </w:rPr>
        <w:t>El sistema debe cumplir o exceder el acuerdo de nivel de servicio (SLA) para nuestro sistema en línea actual.</w:t>
      </w:r>
    </w:p>
    <w:p w14:paraId="190DA971" w14:textId="77777777" w:rsidR="00517C32" w:rsidRPr="00517C32" w:rsidRDefault="00517C32" w:rsidP="00517C32">
      <w:pPr>
        <w:autoSpaceDE w:val="0"/>
        <w:autoSpaceDN w:val="0"/>
        <w:adjustRightInd w:val="0"/>
        <w:spacing w:line="240" w:lineRule="auto"/>
        <w:jc w:val="both"/>
        <w:rPr>
          <w:lang w:val="es-CO"/>
          <w:rPrChange w:id="464" w:author="Farid Eliecer Ureche Lopez" w:date="2019-10-13T21:48:00Z">
            <w:rPr>
              <w:rFonts w:ascii="Arial" w:hAnsi="Arial" w:cs="Arial"/>
              <w:lang w:val="es-CO"/>
            </w:rPr>
          </w:rPrChange>
        </w:rPr>
      </w:pPr>
    </w:p>
    <w:p w14:paraId="3E1B0CE7" w14:textId="5125861F" w:rsidR="00693E11" w:rsidRDefault="00693E11" w:rsidP="00DD1265">
      <w:pPr>
        <w:pStyle w:val="Ttulo2"/>
        <w:rPr>
          <w:lang w:val="es-CO"/>
        </w:rPr>
      </w:pPr>
      <w:bookmarkStart w:id="465" w:name="_Toc21970166"/>
      <w:r w:rsidRPr="00CB2AA7">
        <w:rPr>
          <w:lang w:val="es-CO"/>
        </w:rPr>
        <w:t>Atributos de calidad</w:t>
      </w:r>
      <w:bookmarkEnd w:id="465"/>
    </w:p>
    <w:p w14:paraId="3C77D36F" w14:textId="77777777" w:rsidR="00574043" w:rsidRPr="00574043" w:rsidRDefault="00574043" w:rsidP="00574043">
      <w:pPr>
        <w:pStyle w:val="Ttulo3"/>
        <w:rPr>
          <w:b/>
          <w:lang w:val="es-CO"/>
        </w:rPr>
      </w:pPr>
      <w:bookmarkStart w:id="466" w:name="_Toc309743515"/>
      <w:bookmarkStart w:id="467" w:name="_Toc21970167"/>
      <w:r w:rsidRPr="00574043">
        <w:rPr>
          <w:b/>
          <w:lang w:val="es-CO"/>
        </w:rPr>
        <w:t>Descripción de atributos de calidad</w:t>
      </w:r>
      <w:bookmarkEnd w:id="466"/>
      <w:bookmarkEnd w:id="467"/>
    </w:p>
    <w:p w14:paraId="2C93100E" w14:textId="3E6B2EB5" w:rsidR="002A6379" w:rsidRPr="00517C32" w:rsidDel="000770E8" w:rsidRDefault="002A6379" w:rsidP="002A6379">
      <w:pPr>
        <w:pStyle w:val="InfoBlue"/>
        <w:ind w:left="0"/>
        <w:rPr>
          <w:del w:id="468" w:author="Farid Eliecer Ureche Lopez" w:date="2019-10-13T22:29:00Z"/>
          <w:rFonts w:ascii="Arial" w:hAnsi="Arial" w:cs="Arial"/>
          <w:highlight w:val="yellow"/>
          <w:lang w:val="es-CO"/>
        </w:rPr>
      </w:pPr>
      <w:del w:id="469" w:author="Farid Eliecer Ureche Lopez" w:date="2019-10-13T22:29:00Z">
        <w:r w:rsidRPr="00517C32" w:rsidDel="000770E8">
          <w:rPr>
            <w:rFonts w:ascii="Arial" w:hAnsi="Arial" w:cs="Arial"/>
            <w:highlight w:val="yellow"/>
            <w:lang w:val="es-CO"/>
          </w:rPr>
          <w:delText>&lt;Descripción de cada uno de los atributos de calidad que se abordan en la arquitectura&gt;</w:delText>
        </w:r>
      </w:del>
    </w:p>
    <w:p w14:paraId="493BD327" w14:textId="2620A122" w:rsidR="002A6379" w:rsidRPr="00517C32" w:rsidDel="000770E8" w:rsidRDefault="002A6379" w:rsidP="005E5AE2">
      <w:pPr>
        <w:pStyle w:val="Ttulo4"/>
        <w:rPr>
          <w:del w:id="470" w:author="Farid Eliecer Ureche Lopez" w:date="2019-10-13T22:29:00Z"/>
          <w:highlight w:val="yellow"/>
          <w:lang w:val="es-CO"/>
        </w:rPr>
      </w:pPr>
      <w:r w:rsidRPr="00517C32">
        <w:rPr>
          <w:highlight w:val="yellow"/>
          <w:lang w:val="es-CO"/>
        </w:rPr>
        <w:t>Seguridad</w:t>
      </w:r>
    </w:p>
    <w:p w14:paraId="3E410662" w14:textId="609E4E6D" w:rsidR="002A6379" w:rsidRPr="00517C32" w:rsidDel="000770E8" w:rsidRDefault="002A6379">
      <w:pPr>
        <w:pStyle w:val="Ttulo4"/>
        <w:rPr>
          <w:del w:id="471" w:author="Farid Eliecer Ureche Lopez" w:date="2019-10-13T22:29:00Z"/>
          <w:rFonts w:cs="Arial"/>
          <w:highlight w:val="yellow"/>
          <w:lang w:val="es-CO"/>
          <w:rPrChange w:id="472" w:author="Farid Eliecer Ureche Lopez" w:date="2019-10-13T22:29:00Z">
            <w:rPr>
              <w:del w:id="473" w:author="Farid Eliecer Ureche Lopez" w:date="2019-10-13T22:29:00Z"/>
              <w:rFonts w:ascii="Arial" w:hAnsi="Arial" w:cs="Arial"/>
              <w:lang w:val="es-CO"/>
            </w:rPr>
          </w:rPrChange>
        </w:rPr>
        <w:pPrChange w:id="474" w:author="Farid Eliecer Ureche Lopez" w:date="2019-10-13T22:29:00Z">
          <w:pPr>
            <w:pStyle w:val="InfoBlue"/>
          </w:pPr>
        </w:pPrChange>
      </w:pPr>
      <w:del w:id="475" w:author="Farid Eliecer Ureche Lopez" w:date="2019-10-13T22:29:00Z">
        <w:r w:rsidRPr="00517C32" w:rsidDel="000770E8">
          <w:rPr>
            <w:rFonts w:cs="Arial"/>
            <w:highlight w:val="yellow"/>
            <w:lang w:val="es-CO"/>
            <w:rPrChange w:id="476" w:author="Farid Eliecer Ureche Lopez" w:date="2019-10-13T22:29:00Z">
              <w:rPr>
                <w:rFonts w:ascii="Arial" w:hAnsi="Arial" w:cs="Arial"/>
                <w:lang w:val="es-CO"/>
              </w:rPr>
            </w:rPrChange>
          </w:rPr>
          <w:delText>&lt;Calidad que se espera cumplir con el atributo de calidad&gt;</w:delText>
        </w:r>
      </w:del>
    </w:p>
    <w:p w14:paraId="0FD7C973" w14:textId="343390D4" w:rsidR="002A6379" w:rsidRPr="00517C32" w:rsidRDefault="002A6379">
      <w:pPr>
        <w:pStyle w:val="Ttulo4"/>
        <w:rPr>
          <w:ins w:id="477" w:author="Farid Eliecer Ureche Lopez" w:date="2019-10-13T21:58:00Z"/>
          <w:rFonts w:cs="Arial"/>
          <w:highlight w:val="yellow"/>
          <w:lang w:val="es-CO"/>
        </w:rPr>
        <w:pPrChange w:id="478" w:author="Farid Eliecer Ureche Lopez" w:date="2019-10-13T22:29:00Z">
          <w:pPr>
            <w:pStyle w:val="InfoBlue"/>
          </w:pPr>
        </w:pPrChange>
      </w:pPr>
      <w:del w:id="479" w:author="Farid Eliecer Ureche Lopez" w:date="2019-10-13T22:29:00Z">
        <w:r w:rsidRPr="00517C32" w:rsidDel="000770E8">
          <w:rPr>
            <w:rFonts w:cs="Arial"/>
            <w:highlight w:val="yellow"/>
            <w:lang w:val="es-CO"/>
          </w:rPr>
          <w:delText>&lt;Importancia del atributo de calidad para el sistema.&gt;</w:delText>
        </w:r>
      </w:del>
    </w:p>
    <w:p w14:paraId="6710C0C9" w14:textId="5D085CC6" w:rsidR="00576799" w:rsidRPr="00517C32" w:rsidRDefault="00576799" w:rsidP="00576799">
      <w:pPr>
        <w:pStyle w:val="Prrafodelista"/>
        <w:numPr>
          <w:ilvl w:val="0"/>
          <w:numId w:val="45"/>
        </w:numPr>
        <w:rPr>
          <w:ins w:id="480" w:author="Farid Eliecer Ureche Lopez" w:date="2019-10-13T21:58:00Z"/>
          <w:highlight w:val="yellow"/>
          <w:lang w:val="es-CO"/>
        </w:rPr>
      </w:pPr>
      <w:ins w:id="481" w:author="Farid Eliecer Ureche Lopez" w:date="2019-10-13T21:58:00Z">
        <w:r w:rsidRPr="00517C32">
          <w:rPr>
            <w:rFonts w:eastAsia="Arial"/>
            <w:highlight w:val="yellow"/>
            <w:lang w:val="es-CO"/>
          </w:rPr>
          <w:t>Confidencialidad: Garantizar que los datos de</w:t>
        </w:r>
      </w:ins>
      <w:ins w:id="482" w:author="Farid Eliecer Ureche Lopez" w:date="2019-10-13T21:59:00Z">
        <w:r w:rsidR="005D3D94" w:rsidRPr="00517C32">
          <w:rPr>
            <w:rFonts w:eastAsia="Arial"/>
            <w:highlight w:val="yellow"/>
            <w:lang w:val="es-CO"/>
          </w:rPr>
          <w:t xml:space="preserve"> </w:t>
        </w:r>
      </w:ins>
      <w:ins w:id="483" w:author="Farid Eliecer Ureche Lopez" w:date="2019-10-13T21:58:00Z">
        <w:r w:rsidRPr="00517C32">
          <w:rPr>
            <w:rFonts w:eastAsia="Arial"/>
            <w:highlight w:val="yellow"/>
            <w:lang w:val="es-CO"/>
          </w:rPr>
          <w:t>l</w:t>
        </w:r>
      </w:ins>
      <w:ins w:id="484" w:author="Farid Eliecer Ureche Lopez" w:date="2019-10-13T22:00:00Z">
        <w:r w:rsidR="005D3D94" w:rsidRPr="00517C32">
          <w:rPr>
            <w:rFonts w:eastAsia="Arial"/>
            <w:highlight w:val="yellow"/>
            <w:lang w:val="es-CO"/>
          </w:rPr>
          <w:t>os</w:t>
        </w:r>
      </w:ins>
      <w:ins w:id="485" w:author="Farid Eliecer Ureche Lopez" w:date="2019-10-13T21:58:00Z">
        <w:r w:rsidRPr="00517C32">
          <w:rPr>
            <w:rFonts w:eastAsia="Arial"/>
            <w:highlight w:val="yellow"/>
            <w:lang w:val="es-CO"/>
          </w:rPr>
          <w:t xml:space="preserve"> cliente</w:t>
        </w:r>
      </w:ins>
      <w:ins w:id="486" w:author="Farid Eliecer Ureche Lopez" w:date="2019-10-13T22:00:00Z">
        <w:r w:rsidR="005D3D94" w:rsidRPr="00517C32">
          <w:rPr>
            <w:rFonts w:eastAsia="Arial"/>
            <w:highlight w:val="yellow"/>
            <w:lang w:val="es-CO"/>
          </w:rPr>
          <w:t>s y proveedores</w:t>
        </w:r>
      </w:ins>
      <w:ins w:id="487" w:author="Farid Eliecer Ureche Lopez" w:date="2019-10-13T21:58:00Z">
        <w:r w:rsidRPr="00517C32">
          <w:rPr>
            <w:rFonts w:eastAsia="Arial"/>
            <w:highlight w:val="yellow"/>
            <w:lang w:val="es-CO"/>
          </w:rPr>
          <w:t xml:space="preserve"> viajen desde la aplicación hasta su persistencia en base de datos sin ser accedidos de ninguna forma. </w:t>
        </w:r>
      </w:ins>
    </w:p>
    <w:p w14:paraId="37D07531" w14:textId="6C986E90" w:rsidR="00576799" w:rsidRPr="00517C32" w:rsidRDefault="00576799" w:rsidP="00576799">
      <w:pPr>
        <w:pStyle w:val="Prrafodelista"/>
        <w:numPr>
          <w:ilvl w:val="0"/>
          <w:numId w:val="46"/>
        </w:numPr>
        <w:rPr>
          <w:ins w:id="488" w:author="Farid Eliecer Ureche Lopez" w:date="2019-10-13T21:59:00Z"/>
          <w:b/>
          <w:bCs/>
          <w:highlight w:val="yellow"/>
          <w:rPrChange w:id="489" w:author="Farid Eliecer Ureche Lopez" w:date="2019-10-13T21:59:00Z">
            <w:rPr>
              <w:ins w:id="490" w:author="Farid Eliecer Ureche Lopez" w:date="2019-10-13T21:59:00Z"/>
              <w:rFonts w:eastAsia="Arial"/>
              <w:lang w:val="es-CO"/>
            </w:rPr>
          </w:rPrChange>
        </w:rPr>
      </w:pPr>
      <w:ins w:id="491" w:author="Farid Eliecer Ureche Lopez" w:date="2019-10-13T21:58:00Z">
        <w:r w:rsidRPr="00517C32">
          <w:rPr>
            <w:rFonts w:eastAsia="Arial"/>
            <w:highlight w:val="yellow"/>
            <w:lang w:val="es-CO"/>
          </w:rPr>
          <w:t xml:space="preserve">Integridad: Garantizar la autenticidad de los mensajes mediante mecanismos de tokenización. </w:t>
        </w:r>
        <w:proofErr w:type="gramStart"/>
        <w:r w:rsidRPr="00517C32">
          <w:rPr>
            <w:rFonts w:eastAsia="Arial"/>
            <w:highlight w:val="yellow"/>
            <w:lang w:val="es-CO"/>
          </w:rPr>
          <w:t>Asegura</w:t>
        </w:r>
      </w:ins>
      <w:ins w:id="492" w:author="Farid Eliecer Ureche Lopez" w:date="2019-10-13T22:00:00Z">
        <w:r w:rsidR="005D3D94" w:rsidRPr="00517C32">
          <w:rPr>
            <w:rFonts w:eastAsia="Arial"/>
            <w:highlight w:val="yellow"/>
            <w:lang w:val="es-CO"/>
          </w:rPr>
          <w:t>r</w:t>
        </w:r>
      </w:ins>
      <w:proofErr w:type="gramEnd"/>
      <w:ins w:id="493" w:author="Farid Eliecer Ureche Lopez" w:date="2019-10-13T21:58:00Z">
        <w:r w:rsidRPr="00517C32">
          <w:rPr>
            <w:rFonts w:eastAsia="Arial"/>
            <w:highlight w:val="yellow"/>
            <w:lang w:val="es-CO"/>
          </w:rPr>
          <w:t xml:space="preserve"> que los datos a procesar son los enviados por </w:t>
        </w:r>
      </w:ins>
      <w:ins w:id="494" w:author="Farid Eliecer Ureche Lopez" w:date="2019-10-13T22:00:00Z">
        <w:r w:rsidR="005D3D94" w:rsidRPr="00517C32">
          <w:rPr>
            <w:rFonts w:eastAsia="Arial"/>
            <w:highlight w:val="yellow"/>
            <w:lang w:val="es-CO"/>
          </w:rPr>
          <w:t>los</w:t>
        </w:r>
      </w:ins>
      <w:ins w:id="495" w:author="Farid Eliecer Ureche Lopez" w:date="2019-10-13T21:58:00Z">
        <w:r w:rsidRPr="00517C32">
          <w:rPr>
            <w:rFonts w:eastAsia="Arial"/>
            <w:highlight w:val="yellow"/>
            <w:lang w:val="es-CO"/>
          </w:rPr>
          <w:t xml:space="preserve"> cliente</w:t>
        </w:r>
      </w:ins>
      <w:ins w:id="496" w:author="Farid Eliecer Ureche Lopez" w:date="2019-10-13T22:00:00Z">
        <w:r w:rsidR="005D3D94" w:rsidRPr="00517C32">
          <w:rPr>
            <w:rFonts w:eastAsia="Arial"/>
            <w:highlight w:val="yellow"/>
            <w:lang w:val="es-CO"/>
          </w:rPr>
          <w:t>s y proveedores</w:t>
        </w:r>
      </w:ins>
      <w:ins w:id="497" w:author="Farid Eliecer Ureche Lopez" w:date="2019-10-13T21:58:00Z">
        <w:r w:rsidRPr="00517C32">
          <w:rPr>
            <w:rFonts w:eastAsia="Arial"/>
            <w:highlight w:val="yellow"/>
            <w:lang w:val="es-CO"/>
          </w:rPr>
          <w:t xml:space="preserve">, con el fin de evitar fraudes. </w:t>
        </w:r>
      </w:ins>
    </w:p>
    <w:p w14:paraId="751FFBEE" w14:textId="4A6541A7" w:rsidR="00576799" w:rsidRPr="00517C32" w:rsidRDefault="00576799" w:rsidP="005E5AE2">
      <w:pPr>
        <w:pStyle w:val="Prrafodelista"/>
        <w:numPr>
          <w:ilvl w:val="0"/>
          <w:numId w:val="46"/>
        </w:numPr>
        <w:rPr>
          <w:ins w:id="498" w:author="Farid Eliecer Ureche Lopez" w:date="2019-10-13T22:04:00Z"/>
          <w:highlight w:val="yellow"/>
          <w:lang w:val="es-CO"/>
          <w:rPrChange w:id="499" w:author="Farid Eliecer Ureche Lopez" w:date="2019-10-13T22:04:00Z">
            <w:rPr>
              <w:ins w:id="500" w:author="Farid Eliecer Ureche Lopez" w:date="2019-10-13T22:04:00Z"/>
              <w:rFonts w:eastAsia="Arial"/>
              <w:lang w:val="es-CO"/>
            </w:rPr>
          </w:rPrChange>
        </w:rPr>
      </w:pPr>
      <w:ins w:id="501" w:author="Farid Eliecer Ureche Lopez" w:date="2019-10-13T21:59:00Z">
        <w:r w:rsidRPr="00517C32">
          <w:rPr>
            <w:rFonts w:eastAsia="Arial"/>
            <w:highlight w:val="yellow"/>
            <w:lang w:val="es-CO"/>
          </w:rPr>
          <w:t xml:space="preserve">No repudio: Se debe llevar una traza de cada evento, consumo de servicio y acción realizada desde la aplicación. Permite obtener información para análisis de fallos y comportamiento de </w:t>
        </w:r>
      </w:ins>
      <w:ins w:id="502" w:author="Farid Eliecer Ureche Lopez" w:date="2019-10-13T22:01:00Z">
        <w:r w:rsidR="005D3D94" w:rsidRPr="00517C32">
          <w:rPr>
            <w:rFonts w:eastAsia="Arial"/>
            <w:highlight w:val="yellow"/>
            <w:lang w:val="es-CO"/>
          </w:rPr>
          <w:t xml:space="preserve">los </w:t>
        </w:r>
      </w:ins>
      <w:ins w:id="503" w:author="Farid Eliecer Ureche Lopez" w:date="2019-10-13T21:59:00Z">
        <w:r w:rsidRPr="00517C32">
          <w:rPr>
            <w:rFonts w:eastAsia="Arial"/>
            <w:highlight w:val="yellow"/>
            <w:lang w:val="es-CO"/>
          </w:rPr>
          <w:t xml:space="preserve">clientes </w:t>
        </w:r>
      </w:ins>
      <w:ins w:id="504" w:author="Farid Eliecer Ureche Lopez" w:date="2019-10-13T22:01:00Z">
        <w:r w:rsidR="005D3D94" w:rsidRPr="00517C32">
          <w:rPr>
            <w:rFonts w:eastAsia="Arial"/>
            <w:highlight w:val="yellow"/>
            <w:lang w:val="es-CO"/>
          </w:rPr>
          <w:t xml:space="preserve">y proveedores </w:t>
        </w:r>
      </w:ins>
      <w:ins w:id="505" w:author="Farid Eliecer Ureche Lopez" w:date="2019-10-13T21:59:00Z">
        <w:r w:rsidRPr="00517C32">
          <w:rPr>
            <w:rFonts w:eastAsia="Arial"/>
            <w:highlight w:val="yellow"/>
            <w:lang w:val="es-CO"/>
          </w:rPr>
          <w:t>sobre la aplicación.</w:t>
        </w:r>
      </w:ins>
    </w:p>
    <w:p w14:paraId="29947EEF" w14:textId="5F3EAE2A" w:rsidR="005D3D94" w:rsidRPr="00517C32" w:rsidRDefault="005D3D94" w:rsidP="005E5AE2">
      <w:pPr>
        <w:pStyle w:val="Prrafodelista"/>
        <w:numPr>
          <w:ilvl w:val="0"/>
          <w:numId w:val="46"/>
        </w:numPr>
        <w:rPr>
          <w:ins w:id="506" w:author="Farid Eliecer Ureche Lopez" w:date="2019-10-13T22:01:00Z"/>
          <w:rFonts w:eastAsia="Arial"/>
          <w:highlight w:val="yellow"/>
          <w:lang w:val="es-CO"/>
        </w:rPr>
      </w:pPr>
      <w:ins w:id="507" w:author="Farid Eliecer Ureche Lopez" w:date="2019-10-13T22:04:00Z">
        <w:r w:rsidRPr="00517C32">
          <w:rPr>
            <w:rFonts w:eastAsia="Arial"/>
            <w:highlight w:val="yellow"/>
            <w:lang w:val="es-CO"/>
            <w:rPrChange w:id="508" w:author="Farid Eliecer Ureche Lopez" w:date="2019-10-13T22:05:00Z">
              <w:rPr>
                <w:rFonts w:ascii="Helvetica" w:hAnsi="Helvetica" w:cs="Helvetica"/>
                <w:b/>
                <w:bCs/>
                <w:color w:val="444444"/>
                <w:sz w:val="21"/>
                <w:szCs w:val="21"/>
                <w:shd w:val="clear" w:color="auto" w:fill="FFFFFF"/>
              </w:rPr>
            </w:rPrChange>
          </w:rPr>
          <w:t>Autenticidad</w:t>
        </w:r>
      </w:ins>
      <w:ins w:id="509" w:author="Farid Eliecer Ureche Lopez" w:date="2019-10-13T22:05:00Z">
        <w:r w:rsidRPr="00517C32">
          <w:rPr>
            <w:rFonts w:eastAsia="Arial"/>
            <w:highlight w:val="yellow"/>
            <w:lang w:val="es-CO"/>
          </w:rPr>
          <w:t xml:space="preserve">: Garantizar </w:t>
        </w:r>
      </w:ins>
      <w:ins w:id="510" w:author="Farid Eliecer Ureche Lopez" w:date="2019-10-13T22:04:00Z">
        <w:r w:rsidRPr="00517C32">
          <w:rPr>
            <w:rFonts w:eastAsia="Arial"/>
            <w:highlight w:val="yellow"/>
            <w:lang w:val="es-CO"/>
            <w:rPrChange w:id="511" w:author="Farid Eliecer Ureche Lopez" w:date="2019-10-13T22:05:00Z">
              <w:rPr>
                <w:rFonts w:ascii="Helvetica" w:hAnsi="Helvetica" w:cs="Helvetica"/>
                <w:color w:val="444444"/>
                <w:sz w:val="21"/>
                <w:szCs w:val="21"/>
                <w:shd w:val="clear" w:color="auto" w:fill="FFFFFF"/>
              </w:rPr>
            </w:rPrChange>
          </w:rPr>
          <w:t xml:space="preserve">la identidad de un </w:t>
        </w:r>
      </w:ins>
      <w:ins w:id="512" w:author="Farid Eliecer Ureche Lopez" w:date="2019-10-13T22:05:00Z">
        <w:r w:rsidRPr="00517C32">
          <w:rPr>
            <w:rFonts w:eastAsia="Arial"/>
            <w:highlight w:val="yellow"/>
            <w:lang w:val="es-CO"/>
          </w:rPr>
          <w:t xml:space="preserve">cliente </w:t>
        </w:r>
      </w:ins>
      <w:ins w:id="513" w:author="Farid Eliecer Ureche Lopez" w:date="2019-10-13T22:04:00Z">
        <w:r w:rsidRPr="00517C32">
          <w:rPr>
            <w:rFonts w:eastAsia="Arial"/>
            <w:highlight w:val="yellow"/>
            <w:lang w:val="es-CO"/>
            <w:rPrChange w:id="514" w:author="Farid Eliecer Ureche Lopez" w:date="2019-10-13T22:05:00Z">
              <w:rPr>
                <w:rFonts w:ascii="Helvetica" w:hAnsi="Helvetica" w:cs="Helvetica"/>
                <w:color w:val="444444"/>
                <w:sz w:val="21"/>
                <w:szCs w:val="21"/>
                <w:shd w:val="clear" w:color="auto" w:fill="FFFFFF"/>
              </w:rPr>
            </w:rPrChange>
          </w:rPr>
          <w:t xml:space="preserve">o un </w:t>
        </w:r>
      </w:ins>
      <w:ins w:id="515" w:author="Farid Eliecer Ureche Lopez" w:date="2019-10-13T22:05:00Z">
        <w:r w:rsidRPr="00517C32">
          <w:rPr>
            <w:rFonts w:eastAsia="Arial"/>
            <w:highlight w:val="yellow"/>
            <w:lang w:val="es-CO"/>
          </w:rPr>
          <w:t>proveedor</w:t>
        </w:r>
      </w:ins>
      <w:ins w:id="516" w:author="Farid Eliecer Ureche Lopez" w:date="2019-10-13T22:04:00Z">
        <w:r w:rsidRPr="00517C32">
          <w:rPr>
            <w:rFonts w:eastAsia="Arial"/>
            <w:highlight w:val="yellow"/>
            <w:lang w:val="es-CO"/>
            <w:rPrChange w:id="517" w:author="Farid Eliecer Ureche Lopez" w:date="2019-10-13T22:05:00Z">
              <w:rPr>
                <w:rFonts w:ascii="Helvetica" w:hAnsi="Helvetica" w:cs="Helvetica"/>
                <w:color w:val="444444"/>
                <w:sz w:val="21"/>
                <w:szCs w:val="21"/>
                <w:shd w:val="clear" w:color="auto" w:fill="FFFFFF"/>
              </w:rPr>
            </w:rPrChange>
          </w:rPr>
          <w:t>.</w:t>
        </w:r>
      </w:ins>
    </w:p>
    <w:p w14:paraId="2DC5E3CE" w14:textId="77777777" w:rsidR="005D3D94" w:rsidRPr="00517C32" w:rsidRDefault="005D3D94">
      <w:pPr>
        <w:pStyle w:val="Prrafodelista"/>
        <w:rPr>
          <w:highlight w:val="yellow"/>
          <w:lang w:val="es-CO"/>
          <w:rPrChange w:id="518" w:author="Farid Eliecer Ureche Lopez" w:date="2019-10-13T22:01:00Z">
            <w:rPr>
              <w:rFonts w:ascii="Arial" w:hAnsi="Arial" w:cs="Arial"/>
              <w:lang w:val="es-CO"/>
            </w:rPr>
          </w:rPrChange>
        </w:rPr>
        <w:pPrChange w:id="519" w:author="Farid Eliecer Ureche Lopez" w:date="2019-10-13T22:01:00Z">
          <w:pPr>
            <w:pStyle w:val="InfoBlue"/>
          </w:pPr>
        </w:pPrChange>
      </w:pPr>
    </w:p>
    <w:p w14:paraId="0FE46744" w14:textId="77777777" w:rsidR="002A6379" w:rsidRPr="00517C32" w:rsidRDefault="002A6379" w:rsidP="00CE4A5E">
      <w:pPr>
        <w:pStyle w:val="Ttulo4"/>
        <w:rPr>
          <w:highlight w:val="yellow"/>
          <w:lang w:val="es-CO"/>
        </w:rPr>
      </w:pPr>
      <w:r w:rsidRPr="00517C32">
        <w:rPr>
          <w:highlight w:val="yellow"/>
          <w:lang w:val="es-CO"/>
        </w:rPr>
        <w:t>Disponibilidad / Escalabilidad</w:t>
      </w:r>
      <w:r w:rsidRPr="00517C32">
        <w:rPr>
          <w:highlight w:val="yellow"/>
          <w:lang w:val="es-CO"/>
        </w:rPr>
        <w:tab/>
      </w:r>
    </w:p>
    <w:p w14:paraId="62D64DB0" w14:textId="5D8282F7" w:rsidR="002F0E84" w:rsidRPr="00517C32" w:rsidDel="000770E8" w:rsidRDefault="002F0E84" w:rsidP="00CE4A5E">
      <w:pPr>
        <w:pStyle w:val="InfoBlue"/>
        <w:rPr>
          <w:del w:id="520" w:author="Farid Eliecer Ureche Lopez" w:date="2019-10-13T22:29:00Z"/>
          <w:rFonts w:ascii="Arial" w:hAnsi="Arial" w:cs="Arial"/>
          <w:highlight w:val="yellow"/>
          <w:lang w:val="es-CO"/>
        </w:rPr>
      </w:pPr>
      <w:del w:id="521" w:author="Farid Eliecer Ureche Lopez" w:date="2019-10-13T22:29:00Z">
        <w:r w:rsidRPr="00517C32" w:rsidDel="000770E8">
          <w:rPr>
            <w:rFonts w:ascii="Arial" w:hAnsi="Arial" w:cs="Arial"/>
            <w:highlight w:val="yellow"/>
            <w:lang w:val="es-CO"/>
          </w:rPr>
          <w:delText>&lt;Calidad que se espera cumplir con el atributo de calidad&gt;</w:delText>
        </w:r>
      </w:del>
    </w:p>
    <w:p w14:paraId="4417DB2E" w14:textId="2A0749F0" w:rsidR="005D3D94" w:rsidRPr="00517C32" w:rsidDel="000770E8" w:rsidRDefault="002F0E84">
      <w:pPr>
        <w:pStyle w:val="Prrafodelista"/>
        <w:numPr>
          <w:ilvl w:val="0"/>
          <w:numId w:val="46"/>
        </w:numPr>
        <w:rPr>
          <w:del w:id="522" w:author="Farid Eliecer Ureche Lopez" w:date="2019-10-13T22:29:00Z"/>
          <w:highlight w:val="yellow"/>
          <w:lang w:val="es-CO"/>
          <w:rPrChange w:id="523" w:author="Farid Eliecer Ureche Lopez" w:date="2019-10-13T22:29:00Z">
            <w:rPr>
              <w:del w:id="524" w:author="Farid Eliecer Ureche Lopez" w:date="2019-10-13T22:29:00Z"/>
              <w:rFonts w:ascii="Arial" w:hAnsi="Arial" w:cs="Arial"/>
              <w:lang w:val="es-CO"/>
            </w:rPr>
          </w:rPrChange>
        </w:rPr>
        <w:pPrChange w:id="525" w:author="Farid Eliecer Ureche Lopez" w:date="2019-10-13T22:01:00Z">
          <w:pPr>
            <w:pStyle w:val="InfoBlue"/>
          </w:pPr>
        </w:pPrChange>
      </w:pPr>
      <w:del w:id="526" w:author="Farid Eliecer Ureche Lopez" w:date="2019-10-13T22:29:00Z">
        <w:r w:rsidRPr="00517C32" w:rsidDel="000770E8">
          <w:rPr>
            <w:rFonts w:ascii="Arial" w:hAnsi="Arial" w:cs="Arial"/>
            <w:highlight w:val="yellow"/>
            <w:lang w:val="es-CO"/>
            <w:rPrChange w:id="527" w:author="Farid Eliecer Ureche Lopez" w:date="2019-10-13T22:29:00Z">
              <w:rPr>
                <w:rFonts w:ascii="Arial" w:hAnsi="Arial" w:cs="Arial"/>
                <w:lang w:val="es-CO"/>
              </w:rPr>
            </w:rPrChange>
          </w:rPr>
          <w:delText>&lt;Importancia del atributo de calidad para el sistema.&gt;</w:delText>
        </w:r>
      </w:del>
      <w:ins w:id="528" w:author="Farid Eliecer Ureche Lopez" w:date="2019-10-13T22:01:00Z">
        <w:r w:rsidR="005D3D94" w:rsidRPr="00517C32">
          <w:rPr>
            <w:rFonts w:eastAsia="Arial"/>
            <w:highlight w:val="yellow"/>
            <w:lang w:val="es-CO"/>
            <w:rPrChange w:id="529" w:author="Farid Eliecer Ureche Lopez" w:date="2019-10-13T22:29:00Z">
              <w:rPr>
                <w:rFonts w:eastAsia="Arial"/>
                <w:lang w:val="es-CO"/>
              </w:rPr>
            </w:rPrChange>
          </w:rPr>
          <w:t xml:space="preserve">Disponibilidad: Mantener operatividad de la aplicación un 99.7%, garantizando la experiencia en el proceso de </w:t>
        </w:r>
      </w:ins>
      <w:ins w:id="530" w:author="Farid Eliecer Ureche Lopez" w:date="2019-10-13T22:02:00Z">
        <w:r w:rsidR="005D3D94" w:rsidRPr="00517C32">
          <w:rPr>
            <w:rFonts w:eastAsia="Arial"/>
            <w:highlight w:val="yellow"/>
            <w:lang w:val="es-CO"/>
            <w:rPrChange w:id="531" w:author="Farid Eliecer Ureche Lopez" w:date="2019-10-13T22:29:00Z">
              <w:rPr>
                <w:rFonts w:eastAsia="Arial"/>
                <w:lang w:val="es-CO"/>
              </w:rPr>
            </w:rPrChange>
          </w:rPr>
          <w:t>cotización y oferta sobre la misma</w:t>
        </w:r>
      </w:ins>
      <w:ins w:id="532" w:author="Farid Eliecer Ureche Lopez" w:date="2019-10-13T22:01:00Z">
        <w:r w:rsidR="005D3D94" w:rsidRPr="00517C32">
          <w:rPr>
            <w:rFonts w:eastAsia="Arial"/>
            <w:highlight w:val="yellow"/>
            <w:lang w:val="es-CO"/>
            <w:rPrChange w:id="533" w:author="Farid Eliecer Ureche Lopez" w:date="2019-10-13T22:29:00Z">
              <w:rPr>
                <w:rFonts w:eastAsia="Arial"/>
                <w:lang w:val="es-CO"/>
              </w:rPr>
            </w:rPrChange>
          </w:rPr>
          <w:t>.</w:t>
        </w:r>
      </w:ins>
    </w:p>
    <w:p w14:paraId="43F664C7" w14:textId="31640D24" w:rsidR="002A6379" w:rsidRPr="00517C32" w:rsidDel="000770E8" w:rsidRDefault="002A6379">
      <w:pPr>
        <w:pStyle w:val="Prrafodelista"/>
        <w:numPr>
          <w:ilvl w:val="0"/>
          <w:numId w:val="46"/>
        </w:numPr>
        <w:rPr>
          <w:del w:id="534" w:author="Farid Eliecer Ureche Lopez" w:date="2019-10-13T22:29:00Z"/>
          <w:highlight w:val="yellow"/>
          <w:lang w:val="es-CO"/>
          <w:rPrChange w:id="535" w:author="Farid Eliecer Ureche Lopez" w:date="2019-10-13T22:29:00Z">
            <w:rPr>
              <w:del w:id="536" w:author="Farid Eliecer Ureche Lopez" w:date="2019-10-13T22:29:00Z"/>
              <w:lang w:val="es-CO"/>
            </w:rPr>
          </w:rPrChange>
        </w:rPr>
        <w:pPrChange w:id="537" w:author="Farid Eliecer Ureche Lopez" w:date="2019-10-13T22:29:00Z">
          <w:pPr>
            <w:pStyle w:val="Ttulo4"/>
          </w:pPr>
        </w:pPrChange>
      </w:pPr>
      <w:del w:id="538" w:author="Farid Eliecer Ureche Lopez" w:date="2019-10-13T22:29:00Z">
        <w:r w:rsidRPr="00517C32" w:rsidDel="000770E8">
          <w:rPr>
            <w:highlight w:val="yellow"/>
            <w:lang w:val="es-CO"/>
            <w:rPrChange w:id="539" w:author="Farid Eliecer Ureche Lopez" w:date="2019-10-13T22:29:00Z">
              <w:rPr>
                <w:lang w:val="es-CO"/>
              </w:rPr>
            </w:rPrChange>
          </w:rPr>
          <w:delText>Escalabilidad</w:delText>
        </w:r>
        <w:r w:rsidRPr="00517C32" w:rsidDel="000770E8">
          <w:rPr>
            <w:highlight w:val="yellow"/>
            <w:lang w:val="es-CO"/>
            <w:rPrChange w:id="540" w:author="Farid Eliecer Ureche Lopez" w:date="2019-10-13T22:29:00Z">
              <w:rPr>
                <w:lang w:val="es-CO"/>
              </w:rPr>
            </w:rPrChange>
          </w:rPr>
          <w:tab/>
        </w:r>
      </w:del>
    </w:p>
    <w:p w14:paraId="46E2C518" w14:textId="19EF3A71" w:rsidR="002F0E84" w:rsidRPr="00517C32" w:rsidDel="000770E8" w:rsidRDefault="002F0E84">
      <w:pPr>
        <w:pStyle w:val="Prrafodelista"/>
        <w:rPr>
          <w:del w:id="541" w:author="Farid Eliecer Ureche Lopez" w:date="2019-10-13T22:29:00Z"/>
          <w:rFonts w:ascii="Arial" w:hAnsi="Arial" w:cs="Arial"/>
          <w:highlight w:val="yellow"/>
          <w:lang w:val="es-CO"/>
        </w:rPr>
        <w:pPrChange w:id="542" w:author="Farid Eliecer Ureche Lopez" w:date="2019-10-13T22:29:00Z">
          <w:pPr>
            <w:pStyle w:val="InfoBlue"/>
          </w:pPr>
        </w:pPrChange>
      </w:pPr>
      <w:del w:id="543" w:author="Farid Eliecer Ureche Lopez" w:date="2019-10-13T22:29:00Z">
        <w:r w:rsidRPr="00517C32" w:rsidDel="000770E8">
          <w:rPr>
            <w:rFonts w:ascii="Arial" w:hAnsi="Arial" w:cs="Arial"/>
            <w:highlight w:val="yellow"/>
            <w:lang w:val="es-CO"/>
          </w:rPr>
          <w:delText>&lt;Calidad que se espera cumplir con el atributo de calidad&gt;</w:delText>
        </w:r>
      </w:del>
    </w:p>
    <w:p w14:paraId="2AFE6AEF" w14:textId="1B2A35A2" w:rsidR="005D3D94" w:rsidRPr="00517C32" w:rsidRDefault="002F0E84">
      <w:pPr>
        <w:pStyle w:val="Prrafodelista"/>
        <w:rPr>
          <w:highlight w:val="yellow"/>
          <w:lang w:val="es-CO"/>
          <w:rPrChange w:id="544" w:author="Farid Eliecer Ureche Lopez" w:date="2019-10-13T22:07:00Z">
            <w:rPr>
              <w:rFonts w:ascii="Arial" w:hAnsi="Arial" w:cs="Arial"/>
              <w:lang w:val="es-CO"/>
            </w:rPr>
          </w:rPrChange>
        </w:rPr>
        <w:pPrChange w:id="545" w:author="Farid Eliecer Ureche Lopez" w:date="2019-10-13T22:29:00Z">
          <w:pPr>
            <w:pStyle w:val="InfoBlue"/>
          </w:pPr>
        </w:pPrChange>
      </w:pPr>
      <w:del w:id="546" w:author="Farid Eliecer Ureche Lopez" w:date="2019-10-13T22:29:00Z">
        <w:r w:rsidRPr="00517C32" w:rsidDel="000770E8">
          <w:rPr>
            <w:rFonts w:ascii="Arial" w:hAnsi="Arial" w:cs="Arial"/>
            <w:highlight w:val="yellow"/>
            <w:lang w:val="es-CO"/>
          </w:rPr>
          <w:delText>&lt;Importancia del atributo de calidad para el sistema.&gt;</w:delText>
        </w:r>
      </w:del>
    </w:p>
    <w:p w14:paraId="3F1DD474" w14:textId="77777777" w:rsidR="002A6379" w:rsidRPr="00517C32" w:rsidRDefault="002A6379" w:rsidP="00CE4A5E">
      <w:pPr>
        <w:pStyle w:val="Ttulo4"/>
        <w:rPr>
          <w:highlight w:val="yellow"/>
          <w:lang w:val="es-CO"/>
        </w:rPr>
      </w:pPr>
      <w:r w:rsidRPr="00517C32">
        <w:rPr>
          <w:highlight w:val="yellow"/>
          <w:lang w:val="es-CO"/>
        </w:rPr>
        <w:t>Interoperabilidad</w:t>
      </w:r>
      <w:r w:rsidRPr="00517C32">
        <w:rPr>
          <w:highlight w:val="yellow"/>
          <w:lang w:val="es-CO"/>
        </w:rPr>
        <w:tab/>
      </w:r>
    </w:p>
    <w:p w14:paraId="11CA0217" w14:textId="4B098DD5" w:rsidR="002F0E84" w:rsidRPr="00517C32" w:rsidDel="000770E8" w:rsidRDefault="002F0E84" w:rsidP="00CE4A5E">
      <w:pPr>
        <w:pStyle w:val="InfoBlue"/>
        <w:rPr>
          <w:del w:id="547" w:author="Farid Eliecer Ureche Lopez" w:date="2019-10-13T22:29:00Z"/>
          <w:rFonts w:ascii="Arial" w:hAnsi="Arial" w:cs="Arial"/>
          <w:highlight w:val="yellow"/>
          <w:lang w:val="es-CO"/>
        </w:rPr>
      </w:pPr>
      <w:del w:id="548" w:author="Farid Eliecer Ureche Lopez" w:date="2019-10-13T22:29:00Z">
        <w:r w:rsidRPr="00517C32" w:rsidDel="000770E8">
          <w:rPr>
            <w:rFonts w:ascii="Arial" w:hAnsi="Arial" w:cs="Arial"/>
            <w:highlight w:val="yellow"/>
            <w:lang w:val="es-CO"/>
          </w:rPr>
          <w:delText>&lt;Calidad que se espera cumplir con el atributo de calidad&gt;</w:delText>
        </w:r>
      </w:del>
    </w:p>
    <w:p w14:paraId="2B6A7E9B" w14:textId="492707EA" w:rsidR="00685952" w:rsidRPr="00517C32" w:rsidRDefault="002F0E84" w:rsidP="00685952">
      <w:pPr>
        <w:pStyle w:val="Prrafodelista"/>
        <w:numPr>
          <w:ilvl w:val="0"/>
          <w:numId w:val="46"/>
        </w:numPr>
        <w:rPr>
          <w:ins w:id="549" w:author="Farid Eliecer Ureche Lopez" w:date="2019-10-13T22:12:00Z"/>
          <w:rFonts w:eastAsia="Arial"/>
          <w:highlight w:val="yellow"/>
          <w:lang w:val="es-CO"/>
        </w:rPr>
      </w:pPr>
      <w:del w:id="550" w:author="Farid Eliecer Ureche Lopez" w:date="2019-10-13T22:29:00Z">
        <w:r w:rsidRPr="00517C32" w:rsidDel="000770E8">
          <w:rPr>
            <w:rFonts w:ascii="Arial" w:hAnsi="Arial" w:cs="Arial"/>
            <w:highlight w:val="yellow"/>
            <w:lang w:val="es-CO"/>
          </w:rPr>
          <w:delText>&lt;Importancia del atributo de calidad para el sistema.&gt;</w:delText>
        </w:r>
      </w:del>
      <w:ins w:id="551" w:author="Farid Eliecer Ureche Lopez" w:date="2019-10-13T22:11:00Z">
        <w:r w:rsidR="00685952" w:rsidRPr="00517C32">
          <w:rPr>
            <w:rFonts w:eastAsia="Arial"/>
            <w:highlight w:val="yellow"/>
            <w:lang w:val="es-CO"/>
            <w:rPrChange w:id="552" w:author="Farid Eliecer Ureche Lopez" w:date="2019-10-13T22:12:00Z">
              <w:rPr>
                <w:rFonts w:ascii="Helvetica" w:hAnsi="Helvetica" w:cs="Helvetica"/>
                <w:b/>
                <w:bCs/>
                <w:color w:val="444444"/>
                <w:sz w:val="21"/>
                <w:szCs w:val="21"/>
                <w:shd w:val="clear" w:color="auto" w:fill="FFFFFF"/>
              </w:rPr>
            </w:rPrChange>
          </w:rPr>
          <w:t xml:space="preserve">Interoperabilidad: Permitir que varias aplicaciones sin importer el lenguaje de programación en el que </w:t>
        </w:r>
      </w:ins>
      <w:ins w:id="553" w:author="Farid Eliecer Ureche Lopez" w:date="2019-10-13T22:14:00Z">
        <w:r w:rsidR="00685952" w:rsidRPr="00517C32">
          <w:rPr>
            <w:rFonts w:eastAsia="Arial"/>
            <w:highlight w:val="yellow"/>
            <w:lang w:val="es-CO"/>
          </w:rPr>
          <w:t>están</w:t>
        </w:r>
      </w:ins>
      <w:ins w:id="554" w:author="Farid Eliecer Ureche Lopez" w:date="2019-10-13T22:11:00Z">
        <w:r w:rsidR="00685952" w:rsidRPr="00517C32">
          <w:rPr>
            <w:rFonts w:eastAsia="Arial"/>
            <w:highlight w:val="yellow"/>
            <w:lang w:val="es-CO"/>
            <w:rPrChange w:id="555" w:author="Farid Eliecer Ureche Lopez" w:date="2019-10-13T22:12:00Z">
              <w:rPr>
                <w:rFonts w:ascii="Helvetica" w:hAnsi="Helvetica" w:cs="Helvetica"/>
                <w:b/>
                <w:bCs/>
                <w:color w:val="444444"/>
                <w:sz w:val="21"/>
                <w:szCs w:val="21"/>
                <w:shd w:val="clear" w:color="auto" w:fill="FFFFFF"/>
              </w:rPr>
            </w:rPrChange>
          </w:rPr>
          <w:t xml:space="preserve"> escrito puedan </w:t>
        </w:r>
      </w:ins>
      <w:ins w:id="556" w:author="Farid Eliecer Ureche Lopez" w:date="2019-10-13T22:12:00Z">
        <w:r w:rsidR="00685952" w:rsidRPr="00517C32">
          <w:rPr>
            <w:rFonts w:eastAsia="Arial"/>
            <w:highlight w:val="yellow"/>
            <w:lang w:val="es-CO"/>
            <w:rPrChange w:id="557" w:author="Farid Eliecer Ureche Lopez" w:date="2019-10-13T22:12:00Z">
              <w:rPr>
                <w:rFonts w:ascii="Helvetica" w:hAnsi="Helvetica" w:cs="Helvetica"/>
                <w:b/>
                <w:bCs/>
                <w:color w:val="444444"/>
                <w:sz w:val="21"/>
                <w:szCs w:val="21"/>
                <w:shd w:val="clear" w:color="auto" w:fill="FFFFFF"/>
              </w:rPr>
            </w:rPrChange>
          </w:rPr>
          <w:t>interactuar con las funcionalidades de negocio definidas en la herramienta.</w:t>
        </w:r>
      </w:ins>
    </w:p>
    <w:p w14:paraId="095C0013" w14:textId="62F1DA14" w:rsidR="00685952" w:rsidRPr="00517C32" w:rsidDel="00685952" w:rsidRDefault="00685952">
      <w:pPr>
        <w:pStyle w:val="Prrafodelista"/>
        <w:numPr>
          <w:ilvl w:val="0"/>
          <w:numId w:val="46"/>
        </w:numPr>
        <w:rPr>
          <w:del w:id="558" w:author="Farid Eliecer Ureche Lopez" w:date="2019-10-13T22:14:00Z"/>
          <w:rFonts w:eastAsia="Arial"/>
          <w:highlight w:val="yellow"/>
          <w:lang w:val="es-CO"/>
          <w:rPrChange w:id="559" w:author="Farid Eliecer Ureche Lopez" w:date="2019-10-13T22:12:00Z">
            <w:rPr>
              <w:del w:id="560" w:author="Farid Eliecer Ureche Lopez" w:date="2019-10-13T22:14:00Z"/>
              <w:rFonts w:ascii="Arial" w:hAnsi="Arial" w:cs="Arial"/>
              <w:lang w:val="es-CO"/>
            </w:rPr>
          </w:rPrChange>
        </w:rPr>
        <w:pPrChange w:id="561" w:author="Farid Eliecer Ureche Lopez" w:date="2019-10-13T22:12:00Z">
          <w:pPr>
            <w:pStyle w:val="InfoBlue"/>
          </w:pPr>
        </w:pPrChange>
      </w:pPr>
    </w:p>
    <w:p w14:paraId="75FBBD04" w14:textId="1063200B" w:rsidR="002A6379" w:rsidRPr="00517C32" w:rsidDel="000770E8" w:rsidRDefault="002A6379" w:rsidP="00CE4A5E">
      <w:pPr>
        <w:pStyle w:val="Ttulo4"/>
        <w:rPr>
          <w:del w:id="562" w:author="Farid Eliecer Ureche Lopez" w:date="2019-10-13T22:29:00Z"/>
          <w:highlight w:val="yellow"/>
          <w:lang w:val="es-CO"/>
        </w:rPr>
      </w:pPr>
      <w:del w:id="563" w:author="Farid Eliecer Ureche Lopez" w:date="2019-10-13T22:29:00Z">
        <w:r w:rsidRPr="00517C32" w:rsidDel="000770E8">
          <w:rPr>
            <w:highlight w:val="yellow"/>
            <w:lang w:val="es-CO"/>
          </w:rPr>
          <w:delText>Performance</w:delText>
        </w:r>
      </w:del>
    </w:p>
    <w:p w14:paraId="7BBDA951" w14:textId="7D726374" w:rsidR="002F0E84" w:rsidRPr="00517C32" w:rsidDel="000770E8" w:rsidRDefault="002F0E84" w:rsidP="00CE4A5E">
      <w:pPr>
        <w:pStyle w:val="InfoBlue"/>
        <w:rPr>
          <w:del w:id="564" w:author="Farid Eliecer Ureche Lopez" w:date="2019-10-13T22:29:00Z"/>
          <w:rFonts w:ascii="Arial" w:hAnsi="Arial" w:cs="Arial"/>
          <w:highlight w:val="yellow"/>
          <w:lang w:val="es-CO"/>
        </w:rPr>
      </w:pPr>
      <w:del w:id="565" w:author="Farid Eliecer Ureche Lopez" w:date="2019-10-13T22:29:00Z">
        <w:r w:rsidRPr="00517C32" w:rsidDel="000770E8">
          <w:rPr>
            <w:rFonts w:ascii="Arial" w:hAnsi="Arial" w:cs="Arial"/>
            <w:highlight w:val="yellow"/>
            <w:lang w:val="es-CO"/>
          </w:rPr>
          <w:delText>&lt;Calidad que se espera cumplir con el atributo de calidad&gt;</w:delText>
        </w:r>
      </w:del>
    </w:p>
    <w:p w14:paraId="4DB95482" w14:textId="44D02B26" w:rsidR="002F0E84" w:rsidRPr="00517C32" w:rsidDel="000770E8" w:rsidRDefault="002F0E84" w:rsidP="00CE4A5E">
      <w:pPr>
        <w:pStyle w:val="InfoBlue"/>
        <w:rPr>
          <w:del w:id="566" w:author="Farid Eliecer Ureche Lopez" w:date="2019-10-13T22:29:00Z"/>
          <w:rFonts w:ascii="Arial" w:hAnsi="Arial" w:cs="Arial"/>
          <w:highlight w:val="yellow"/>
          <w:lang w:val="es-CO"/>
        </w:rPr>
      </w:pPr>
      <w:del w:id="567" w:author="Farid Eliecer Ureche Lopez" w:date="2019-10-13T22:29:00Z">
        <w:r w:rsidRPr="00517C32" w:rsidDel="000770E8">
          <w:rPr>
            <w:rFonts w:ascii="Arial" w:hAnsi="Arial" w:cs="Arial"/>
            <w:highlight w:val="yellow"/>
            <w:lang w:val="es-CO"/>
          </w:rPr>
          <w:delText>&lt;Importancia del atributo de calidad para el sistema.&gt;</w:delText>
        </w:r>
      </w:del>
    </w:p>
    <w:p w14:paraId="745D0BCD" w14:textId="77777777" w:rsidR="002A6379" w:rsidRPr="00517C32" w:rsidRDefault="002A6379" w:rsidP="00CE4A5E">
      <w:pPr>
        <w:pStyle w:val="Ttulo4"/>
        <w:rPr>
          <w:highlight w:val="yellow"/>
          <w:lang w:val="es-CO"/>
        </w:rPr>
      </w:pPr>
      <w:r w:rsidRPr="00517C32">
        <w:rPr>
          <w:highlight w:val="yellow"/>
          <w:lang w:val="es-CO"/>
        </w:rPr>
        <w:t>Mantenibilidad/Manejabilidad</w:t>
      </w:r>
    </w:p>
    <w:p w14:paraId="29F5B4A8" w14:textId="0D8AB47A" w:rsidR="002F0E84" w:rsidRPr="00517C32" w:rsidDel="000770E8" w:rsidRDefault="002F0E84" w:rsidP="00CE4A5E">
      <w:pPr>
        <w:pStyle w:val="InfoBlue"/>
        <w:rPr>
          <w:del w:id="568" w:author="Farid Eliecer Ureche Lopez" w:date="2019-10-13T22:29:00Z"/>
          <w:rFonts w:ascii="Arial" w:hAnsi="Arial" w:cs="Arial"/>
          <w:highlight w:val="yellow"/>
          <w:lang w:val="es-CO"/>
        </w:rPr>
      </w:pPr>
      <w:del w:id="569" w:author="Farid Eliecer Ureche Lopez" w:date="2019-10-13T22:29:00Z">
        <w:r w:rsidRPr="00517C32" w:rsidDel="000770E8">
          <w:rPr>
            <w:rFonts w:ascii="Arial" w:hAnsi="Arial" w:cs="Arial"/>
            <w:highlight w:val="yellow"/>
            <w:lang w:val="es-CO"/>
          </w:rPr>
          <w:delText>&lt;Calidad que se espera cumplir con el atributo de calidad&gt;</w:delText>
        </w:r>
      </w:del>
    </w:p>
    <w:p w14:paraId="462F9AE6" w14:textId="4EFBCFCA" w:rsidR="00685952" w:rsidRPr="00517C32" w:rsidRDefault="002F0E84" w:rsidP="00685952">
      <w:pPr>
        <w:pStyle w:val="Prrafodelista"/>
        <w:numPr>
          <w:ilvl w:val="0"/>
          <w:numId w:val="46"/>
        </w:numPr>
        <w:rPr>
          <w:ins w:id="570" w:author="Farid Eliecer Ureche Lopez" w:date="2019-10-13T22:16:00Z"/>
          <w:highlight w:val="yellow"/>
          <w:lang w:val="es-CO"/>
        </w:rPr>
      </w:pPr>
      <w:del w:id="571" w:author="Farid Eliecer Ureche Lopez" w:date="2019-10-13T22:29:00Z">
        <w:r w:rsidRPr="00517C32" w:rsidDel="000770E8">
          <w:rPr>
            <w:rFonts w:ascii="Arial" w:hAnsi="Arial" w:cs="Arial"/>
            <w:highlight w:val="yellow"/>
            <w:lang w:val="es-CO"/>
          </w:rPr>
          <w:delText>&lt;Importancia del atributo de calidad para el sistema.&gt;</w:delText>
        </w:r>
      </w:del>
      <w:ins w:id="572" w:author="Farid Eliecer Ureche Lopez" w:date="2019-10-13T22:16:00Z">
        <w:r w:rsidR="00685952" w:rsidRPr="00517C32">
          <w:rPr>
            <w:rFonts w:eastAsia="Arial"/>
            <w:highlight w:val="yellow"/>
            <w:lang w:val="es-CO"/>
          </w:rPr>
          <w:t>Modularidad: Integraciones de tecnologías, herramientas y desarrollos para desacoplar la estructura de la aplicación. Con el fin de aumentar la granularidad de los componentes.</w:t>
        </w:r>
      </w:ins>
    </w:p>
    <w:p w14:paraId="263678F2" w14:textId="7C00F0B5" w:rsidR="00685952" w:rsidRPr="00517C32" w:rsidDel="00685952" w:rsidRDefault="00685952">
      <w:pPr>
        <w:pStyle w:val="Textoindependiente"/>
        <w:rPr>
          <w:del w:id="573" w:author="Farid Eliecer Ureche Lopez" w:date="2019-10-13T22:16:00Z"/>
          <w:highlight w:val="yellow"/>
          <w:lang w:val="es-CO"/>
          <w:rPrChange w:id="574" w:author="Farid Eliecer Ureche Lopez" w:date="2019-10-13T22:15:00Z">
            <w:rPr>
              <w:del w:id="575" w:author="Farid Eliecer Ureche Lopez" w:date="2019-10-13T22:16:00Z"/>
              <w:rFonts w:ascii="Arial" w:hAnsi="Arial" w:cs="Arial"/>
              <w:lang w:val="es-CO"/>
            </w:rPr>
          </w:rPrChange>
        </w:rPr>
        <w:pPrChange w:id="576" w:author="Farid Eliecer Ureche Lopez" w:date="2019-10-13T22:15:00Z">
          <w:pPr>
            <w:pStyle w:val="InfoBlue"/>
          </w:pPr>
        </w:pPrChange>
      </w:pPr>
    </w:p>
    <w:p w14:paraId="261F76AB" w14:textId="3E8E731C" w:rsidR="002A6379" w:rsidRPr="00517C32" w:rsidDel="000770E8" w:rsidRDefault="002A6379" w:rsidP="00CE4A5E">
      <w:pPr>
        <w:pStyle w:val="Ttulo4"/>
        <w:rPr>
          <w:del w:id="577" w:author="Farid Eliecer Ureche Lopez" w:date="2019-10-13T22:29:00Z"/>
          <w:highlight w:val="yellow"/>
          <w:lang w:val="es-CO"/>
        </w:rPr>
      </w:pPr>
      <w:del w:id="578" w:author="Farid Eliecer Ureche Lopez" w:date="2019-10-13T22:29:00Z">
        <w:r w:rsidRPr="00517C32" w:rsidDel="000770E8">
          <w:rPr>
            <w:highlight w:val="yellow"/>
            <w:lang w:val="es-CO"/>
          </w:rPr>
          <w:delText>Reusabilidad</w:delText>
        </w:r>
      </w:del>
    </w:p>
    <w:p w14:paraId="62E617AD" w14:textId="0DAC0CEE" w:rsidR="002F0E84" w:rsidRPr="00517C32" w:rsidDel="000770E8" w:rsidRDefault="002F0E84" w:rsidP="00CE4A5E">
      <w:pPr>
        <w:pStyle w:val="InfoBlue"/>
        <w:rPr>
          <w:del w:id="579" w:author="Farid Eliecer Ureche Lopez" w:date="2019-10-13T22:29:00Z"/>
          <w:rFonts w:ascii="Arial" w:hAnsi="Arial" w:cs="Arial"/>
          <w:highlight w:val="yellow"/>
          <w:lang w:val="es-CO"/>
        </w:rPr>
      </w:pPr>
      <w:del w:id="580" w:author="Farid Eliecer Ureche Lopez" w:date="2019-10-13T22:29:00Z">
        <w:r w:rsidRPr="00517C32" w:rsidDel="000770E8">
          <w:rPr>
            <w:rFonts w:ascii="Arial" w:hAnsi="Arial" w:cs="Arial"/>
            <w:highlight w:val="yellow"/>
            <w:lang w:val="es-CO"/>
          </w:rPr>
          <w:delText>&lt;Calidad que se espera cumplir con el atributo de calidad&gt;</w:delText>
        </w:r>
      </w:del>
    </w:p>
    <w:p w14:paraId="197678D6" w14:textId="5E42C0B4" w:rsidR="002F0E84" w:rsidRPr="00517C32" w:rsidDel="000770E8" w:rsidRDefault="002F0E84" w:rsidP="00CE4A5E">
      <w:pPr>
        <w:pStyle w:val="InfoBlue"/>
        <w:rPr>
          <w:del w:id="581" w:author="Farid Eliecer Ureche Lopez" w:date="2019-10-13T22:29:00Z"/>
          <w:rFonts w:ascii="Arial" w:hAnsi="Arial" w:cs="Arial"/>
          <w:highlight w:val="yellow"/>
          <w:lang w:val="es-CO"/>
        </w:rPr>
      </w:pPr>
      <w:del w:id="582" w:author="Farid Eliecer Ureche Lopez" w:date="2019-10-13T22:29:00Z">
        <w:r w:rsidRPr="00517C32" w:rsidDel="000770E8">
          <w:rPr>
            <w:rFonts w:ascii="Arial" w:hAnsi="Arial" w:cs="Arial"/>
            <w:highlight w:val="yellow"/>
            <w:lang w:val="es-CO"/>
          </w:rPr>
          <w:delText>&lt;Importancia del atributo de calidad para el sistema.&gt;</w:delText>
        </w:r>
      </w:del>
    </w:p>
    <w:p w14:paraId="5423903C" w14:textId="77777777" w:rsidR="002A6379" w:rsidRPr="00517C32" w:rsidRDefault="002A6379" w:rsidP="00CE4A5E">
      <w:pPr>
        <w:pStyle w:val="Ttulo4"/>
        <w:rPr>
          <w:highlight w:val="yellow"/>
          <w:lang w:val="es-CO"/>
        </w:rPr>
      </w:pPr>
      <w:r w:rsidRPr="00517C32">
        <w:rPr>
          <w:highlight w:val="yellow"/>
          <w:lang w:val="es-CO"/>
        </w:rPr>
        <w:t>Facilidad de soporte</w:t>
      </w:r>
    </w:p>
    <w:p w14:paraId="1181840E" w14:textId="529AC503" w:rsidR="002F0E84" w:rsidRPr="00517C32" w:rsidDel="000770E8" w:rsidRDefault="002F0E84">
      <w:pPr>
        <w:pStyle w:val="Prrafodelista"/>
        <w:numPr>
          <w:ilvl w:val="0"/>
          <w:numId w:val="46"/>
        </w:numPr>
        <w:rPr>
          <w:del w:id="583" w:author="Farid Eliecer Ureche Lopez" w:date="2019-10-13T22:29:00Z"/>
          <w:rFonts w:eastAsia="Arial"/>
          <w:highlight w:val="yellow"/>
          <w:lang w:val="es-CO"/>
          <w:rPrChange w:id="584" w:author="Farid Eliecer Ureche Lopez" w:date="2019-10-13T22:30:00Z">
            <w:rPr>
              <w:del w:id="585" w:author="Farid Eliecer Ureche Lopez" w:date="2019-10-13T22:29:00Z"/>
              <w:rFonts w:ascii="Arial" w:hAnsi="Arial" w:cs="Arial"/>
              <w:lang w:val="es-CO"/>
            </w:rPr>
          </w:rPrChange>
        </w:rPr>
        <w:pPrChange w:id="586" w:author="Farid Eliecer Ureche Lopez" w:date="2019-10-13T22:30:00Z">
          <w:pPr>
            <w:pStyle w:val="InfoBlue"/>
          </w:pPr>
        </w:pPrChange>
      </w:pPr>
      <w:del w:id="587" w:author="Farid Eliecer Ureche Lopez" w:date="2019-10-13T22:30:00Z">
        <w:r w:rsidRPr="00517C32" w:rsidDel="000770E8">
          <w:rPr>
            <w:rFonts w:eastAsia="Arial"/>
            <w:highlight w:val="yellow"/>
            <w:lang w:val="es-CO"/>
            <w:rPrChange w:id="588" w:author="Farid Eliecer Ureche Lopez" w:date="2019-10-13T22:30:00Z">
              <w:rPr>
                <w:rFonts w:ascii="Arial" w:hAnsi="Arial" w:cs="Arial"/>
                <w:lang w:val="es-CO"/>
              </w:rPr>
            </w:rPrChange>
          </w:rPr>
          <w:delText>&lt;</w:delText>
        </w:r>
      </w:del>
      <w:del w:id="589" w:author="Farid Eliecer Ureche Lopez" w:date="2019-10-13T22:29:00Z">
        <w:r w:rsidRPr="00517C32" w:rsidDel="000770E8">
          <w:rPr>
            <w:rFonts w:eastAsia="Arial"/>
            <w:highlight w:val="yellow"/>
            <w:lang w:val="es-CO"/>
            <w:rPrChange w:id="590" w:author="Farid Eliecer Ureche Lopez" w:date="2019-10-13T22:30:00Z">
              <w:rPr>
                <w:rFonts w:ascii="Arial" w:hAnsi="Arial" w:cs="Arial"/>
                <w:lang w:val="es-CO"/>
              </w:rPr>
            </w:rPrChange>
          </w:rPr>
          <w:delText>Calidad que se espera cumplir con el atributo de calidad&gt;</w:delText>
        </w:r>
      </w:del>
    </w:p>
    <w:p w14:paraId="31BA746F" w14:textId="509A8D28" w:rsidR="00685952" w:rsidRPr="00517C32" w:rsidRDefault="002F0E84">
      <w:pPr>
        <w:pStyle w:val="Prrafodelista"/>
        <w:numPr>
          <w:ilvl w:val="0"/>
          <w:numId w:val="46"/>
        </w:numPr>
        <w:rPr>
          <w:rFonts w:eastAsia="Arial"/>
          <w:highlight w:val="yellow"/>
          <w:lang w:val="es-CO"/>
          <w:rPrChange w:id="591" w:author="Farid Eliecer Ureche Lopez" w:date="2019-10-13T22:18:00Z">
            <w:rPr>
              <w:rFonts w:ascii="Arial" w:hAnsi="Arial" w:cs="Arial"/>
              <w:lang w:val="es-CO"/>
            </w:rPr>
          </w:rPrChange>
        </w:rPr>
        <w:pPrChange w:id="592" w:author="Farid Eliecer Ureche Lopez" w:date="2019-10-13T22:30:00Z">
          <w:pPr>
            <w:pStyle w:val="InfoBlue"/>
          </w:pPr>
        </w:pPrChange>
      </w:pPr>
      <w:del w:id="593" w:author="Farid Eliecer Ureche Lopez" w:date="2019-10-13T22:29:00Z">
        <w:r w:rsidRPr="00517C32" w:rsidDel="000770E8">
          <w:rPr>
            <w:rFonts w:eastAsia="Arial"/>
            <w:highlight w:val="yellow"/>
            <w:lang w:val="es-CO"/>
            <w:rPrChange w:id="594" w:author="Farid Eliecer Ureche Lopez" w:date="2019-10-13T22:30:00Z">
              <w:rPr>
                <w:rFonts w:ascii="Arial" w:hAnsi="Arial" w:cs="Arial"/>
                <w:lang w:val="es-CO"/>
              </w:rPr>
            </w:rPrChange>
          </w:rPr>
          <w:delText>&lt;Importancia del atributo de calidad para el sistema.&gt;</w:delText>
        </w:r>
      </w:del>
      <w:ins w:id="595" w:author="Farid Eliecer Ureche Lopez" w:date="2019-10-13T22:17:00Z">
        <w:r w:rsidR="00685952" w:rsidRPr="00517C32">
          <w:rPr>
            <w:rFonts w:eastAsia="Arial"/>
            <w:highlight w:val="yellow"/>
            <w:lang w:val="es-CO"/>
            <w:rPrChange w:id="596" w:author="Farid Eliecer Ureche Lopez" w:date="2019-10-13T22:18:00Z">
              <w:rPr>
                <w:rFonts w:ascii="Helvetica" w:hAnsi="Helvetica" w:cs="Helvetica"/>
                <w:b/>
                <w:bCs/>
                <w:color w:val="444444"/>
                <w:sz w:val="21"/>
                <w:szCs w:val="21"/>
                <w:shd w:val="clear" w:color="auto" w:fill="FFFFFF"/>
              </w:rPr>
            </w:rPrChange>
          </w:rPr>
          <w:t>Capacidad para ser modificado: Permitir que los cambio</w:t>
        </w:r>
      </w:ins>
      <w:ins w:id="597" w:author="Farid Eliecer Ureche Lopez" w:date="2019-10-13T22:18:00Z">
        <w:r w:rsidR="00685952" w:rsidRPr="00517C32">
          <w:rPr>
            <w:rFonts w:eastAsia="Arial"/>
            <w:highlight w:val="yellow"/>
            <w:lang w:val="es-CO"/>
          </w:rPr>
          <w:t>s</w:t>
        </w:r>
      </w:ins>
      <w:ins w:id="598" w:author="Farid Eliecer Ureche Lopez" w:date="2019-10-13T22:17:00Z">
        <w:r w:rsidR="00685952" w:rsidRPr="00517C32">
          <w:rPr>
            <w:rFonts w:eastAsia="Arial"/>
            <w:highlight w:val="yellow"/>
            <w:lang w:val="es-CO"/>
            <w:rPrChange w:id="599" w:author="Farid Eliecer Ureche Lopez" w:date="2019-10-13T22:18:00Z">
              <w:rPr>
                <w:rFonts w:ascii="Helvetica" w:hAnsi="Helvetica" w:cs="Helvetica"/>
                <w:b/>
                <w:bCs/>
                <w:color w:val="444444"/>
                <w:sz w:val="21"/>
                <w:szCs w:val="21"/>
                <w:shd w:val="clear" w:color="auto" w:fill="FFFFFF"/>
              </w:rPr>
            </w:rPrChange>
          </w:rPr>
          <w:t xml:space="preserve"> realizados en cualquier capa no af</w:t>
        </w:r>
      </w:ins>
      <w:ins w:id="600" w:author="Farid Eliecer Ureche Lopez" w:date="2019-10-13T22:18:00Z">
        <w:r w:rsidR="00685952" w:rsidRPr="00517C32">
          <w:rPr>
            <w:rFonts w:eastAsia="Arial"/>
            <w:highlight w:val="yellow"/>
            <w:lang w:val="es-CO"/>
            <w:rPrChange w:id="601" w:author="Farid Eliecer Ureche Lopez" w:date="2019-10-13T22:18:00Z">
              <w:rPr>
                <w:rFonts w:ascii="Helvetica" w:hAnsi="Helvetica" w:cs="Helvetica"/>
                <w:b/>
                <w:bCs/>
                <w:color w:val="444444"/>
                <w:sz w:val="21"/>
                <w:szCs w:val="21"/>
                <w:shd w:val="clear" w:color="auto" w:fill="FFFFFF"/>
              </w:rPr>
            </w:rPrChange>
          </w:rPr>
          <w:t>ecten significativamente el desempeño y funcionamiento de la aplicación.</w:t>
        </w:r>
      </w:ins>
    </w:p>
    <w:p w14:paraId="6A418977" w14:textId="77777777" w:rsidR="002A6379" w:rsidRPr="00517C32" w:rsidRDefault="002A6379" w:rsidP="00CE4A5E">
      <w:pPr>
        <w:pStyle w:val="Ttulo4"/>
        <w:rPr>
          <w:highlight w:val="yellow"/>
          <w:lang w:val="es-CO"/>
        </w:rPr>
      </w:pPr>
      <w:r w:rsidRPr="00517C32">
        <w:rPr>
          <w:highlight w:val="yellow"/>
          <w:lang w:val="es-CO"/>
        </w:rPr>
        <w:t>Usabilidad</w:t>
      </w:r>
    </w:p>
    <w:p w14:paraId="47820226" w14:textId="2891F112" w:rsidR="002F0E84" w:rsidRPr="00517C32" w:rsidDel="000770E8" w:rsidRDefault="002F0E84" w:rsidP="00CE4A5E">
      <w:pPr>
        <w:pStyle w:val="InfoBlue"/>
        <w:rPr>
          <w:del w:id="602" w:author="Farid Eliecer Ureche Lopez" w:date="2019-10-13T22:30:00Z"/>
          <w:rFonts w:ascii="Arial" w:hAnsi="Arial" w:cs="Arial"/>
          <w:highlight w:val="yellow"/>
          <w:lang w:val="es-CO"/>
        </w:rPr>
      </w:pPr>
      <w:del w:id="603" w:author="Farid Eliecer Ureche Lopez" w:date="2019-10-13T22:30:00Z">
        <w:r w:rsidRPr="00517C32" w:rsidDel="000770E8">
          <w:rPr>
            <w:rFonts w:ascii="Arial" w:hAnsi="Arial" w:cs="Arial"/>
            <w:highlight w:val="yellow"/>
            <w:lang w:val="es-CO"/>
          </w:rPr>
          <w:delText>&lt;Calidad que se espera cumplir con el atributo de calidad&gt;</w:delText>
        </w:r>
      </w:del>
    </w:p>
    <w:p w14:paraId="11C3B5D2" w14:textId="21B9ED36" w:rsidR="00685952" w:rsidRPr="00517C32" w:rsidRDefault="002F0E84" w:rsidP="00685952">
      <w:pPr>
        <w:pStyle w:val="Prrafodelista"/>
        <w:numPr>
          <w:ilvl w:val="0"/>
          <w:numId w:val="46"/>
        </w:numPr>
        <w:rPr>
          <w:ins w:id="604" w:author="Farid Eliecer Ureche Lopez" w:date="2019-10-13T22:19:00Z"/>
          <w:b/>
          <w:bCs/>
          <w:highlight w:val="yellow"/>
          <w:lang w:val="es-CO"/>
        </w:rPr>
      </w:pPr>
      <w:del w:id="605" w:author="Farid Eliecer Ureche Lopez" w:date="2019-10-13T22:30:00Z">
        <w:r w:rsidRPr="00517C32" w:rsidDel="000770E8">
          <w:rPr>
            <w:rFonts w:ascii="Arial" w:hAnsi="Arial" w:cs="Arial"/>
            <w:highlight w:val="yellow"/>
            <w:lang w:val="es-CO"/>
          </w:rPr>
          <w:delText>&lt;Importancia del atributo de calidad para el sistema.&gt;</w:delText>
        </w:r>
      </w:del>
      <w:ins w:id="606" w:author="Farid Eliecer Ureche Lopez" w:date="2019-10-13T22:19:00Z">
        <w:r w:rsidR="00685952" w:rsidRPr="00517C32">
          <w:rPr>
            <w:rFonts w:eastAsia="Arial"/>
            <w:highlight w:val="yellow"/>
            <w:lang w:val="es-CO"/>
          </w:rPr>
          <w:t>Capacidad para ser usado:</w:t>
        </w:r>
        <w:r w:rsidR="00685952" w:rsidRPr="00517C32">
          <w:rPr>
            <w:rFonts w:eastAsia="Arial"/>
            <w:b/>
            <w:bCs/>
            <w:highlight w:val="yellow"/>
            <w:lang w:val="es-CO"/>
          </w:rPr>
          <w:t xml:space="preserve"> </w:t>
        </w:r>
        <w:r w:rsidR="00685952" w:rsidRPr="00517C32">
          <w:rPr>
            <w:rFonts w:eastAsia="Arial"/>
            <w:highlight w:val="yellow"/>
            <w:lang w:val="es-CO"/>
          </w:rPr>
          <w:t xml:space="preserve"> Proporcionar a los clientes opciones de fácil uso.</w:t>
        </w:r>
      </w:ins>
    </w:p>
    <w:p w14:paraId="1C22FF46" w14:textId="63D14914" w:rsidR="00685952" w:rsidRPr="00517C32" w:rsidRDefault="00685952" w:rsidP="00685952">
      <w:pPr>
        <w:pStyle w:val="Prrafodelista"/>
        <w:numPr>
          <w:ilvl w:val="0"/>
          <w:numId w:val="46"/>
        </w:numPr>
        <w:rPr>
          <w:ins w:id="607" w:author="Farid Eliecer Ureche Lopez" w:date="2019-10-13T22:19:00Z"/>
          <w:highlight w:val="yellow"/>
        </w:rPr>
      </w:pPr>
      <w:ins w:id="608" w:author="Farid Eliecer Ureche Lopez" w:date="2019-10-13T22:19:00Z">
        <w:r w:rsidRPr="00517C32">
          <w:rPr>
            <w:rFonts w:eastAsia="Arial"/>
            <w:highlight w:val="yellow"/>
            <w:lang w:val="es-CO"/>
          </w:rPr>
          <w:t xml:space="preserve">Protección contra errores de usuario: Estructurar la navegación dentro de la </w:t>
        </w:r>
        <w:proofErr w:type="spellStart"/>
        <w:r w:rsidRPr="00517C32">
          <w:rPr>
            <w:rFonts w:eastAsia="Arial"/>
            <w:highlight w:val="yellow"/>
            <w:lang w:val="es-CO"/>
          </w:rPr>
          <w:t>aplicacón</w:t>
        </w:r>
        <w:proofErr w:type="spellEnd"/>
        <w:r w:rsidRPr="00517C32">
          <w:rPr>
            <w:rFonts w:eastAsia="Arial"/>
            <w:highlight w:val="yellow"/>
            <w:lang w:val="es-CO"/>
          </w:rPr>
          <w:t xml:space="preserve"> con el fin de evitar al usuario tomar caminos que provoquen errores que deriven malas experiencias o errores en la generación de las cotizaciones y</w:t>
        </w:r>
      </w:ins>
      <w:ins w:id="609" w:author="Farid Eliecer Ureche Lopez" w:date="2019-10-13T22:20:00Z">
        <w:r w:rsidRPr="00517C32">
          <w:rPr>
            <w:rFonts w:eastAsia="Arial"/>
            <w:highlight w:val="yellow"/>
            <w:lang w:val="es-CO"/>
          </w:rPr>
          <w:t>/</w:t>
        </w:r>
      </w:ins>
      <w:ins w:id="610" w:author="Farid Eliecer Ureche Lopez" w:date="2019-10-13T22:19:00Z">
        <w:r w:rsidRPr="00517C32">
          <w:rPr>
            <w:rFonts w:eastAsia="Arial"/>
            <w:highlight w:val="yellow"/>
            <w:lang w:val="es-CO"/>
          </w:rPr>
          <w:t xml:space="preserve">o ofertas por parte de proveedores. </w:t>
        </w:r>
      </w:ins>
    </w:p>
    <w:p w14:paraId="43F46496" w14:textId="1C0123A0" w:rsidR="00685952" w:rsidRPr="00517C32" w:rsidRDefault="00685952">
      <w:pPr>
        <w:pStyle w:val="Prrafodelista"/>
        <w:numPr>
          <w:ilvl w:val="0"/>
          <w:numId w:val="46"/>
        </w:numPr>
        <w:rPr>
          <w:highlight w:val="yellow"/>
          <w:lang w:val="es-CO"/>
          <w:rPrChange w:id="611" w:author="Farid Eliecer Ureche Lopez" w:date="2019-10-13T22:20:00Z">
            <w:rPr>
              <w:rFonts w:ascii="Arial" w:hAnsi="Arial" w:cs="Arial"/>
              <w:lang w:val="es-CO"/>
            </w:rPr>
          </w:rPrChange>
        </w:rPr>
        <w:pPrChange w:id="612" w:author="Farid Eliecer Ureche Lopez" w:date="2019-10-13T22:19:00Z">
          <w:pPr>
            <w:pStyle w:val="InfoBlue"/>
          </w:pPr>
        </w:pPrChange>
      </w:pPr>
      <w:ins w:id="613" w:author="Farid Eliecer Ureche Lopez" w:date="2019-10-13T22:19:00Z">
        <w:r w:rsidRPr="00517C32">
          <w:rPr>
            <w:rFonts w:eastAsia="Arial"/>
            <w:highlight w:val="yellow"/>
            <w:lang w:val="es-CO"/>
            <w:rPrChange w:id="614" w:author="Farid Eliecer Ureche Lopez" w:date="2019-10-13T22:20:00Z">
              <w:rPr>
                <w:rFonts w:eastAsia="Arial"/>
                <w:lang w:val="es-CO"/>
              </w:rPr>
            </w:rPrChange>
          </w:rPr>
          <w:t xml:space="preserve">Estética de la interfaz de usuario: Proporcionar interfaces que permitan a los usuarios una buena experiencia en su proceso de </w:t>
        </w:r>
      </w:ins>
      <w:ins w:id="615" w:author="Farid Eliecer Ureche Lopez" w:date="2019-10-13T22:20:00Z">
        <w:r w:rsidRPr="00517C32">
          <w:rPr>
            <w:rFonts w:eastAsia="Arial"/>
            <w:highlight w:val="yellow"/>
            <w:lang w:val="es-CO"/>
            <w:rPrChange w:id="616" w:author="Farid Eliecer Ureche Lopez" w:date="2019-10-13T22:20:00Z">
              <w:rPr>
                <w:rFonts w:eastAsia="Arial"/>
                <w:lang w:val="es-CO"/>
              </w:rPr>
            </w:rPrChange>
          </w:rPr>
          <w:t>cotización/oferta</w:t>
        </w:r>
      </w:ins>
      <w:ins w:id="617" w:author="Farid Eliecer Ureche Lopez" w:date="2019-10-13T22:19:00Z">
        <w:r w:rsidRPr="00517C32">
          <w:rPr>
            <w:rFonts w:eastAsia="Arial"/>
            <w:highlight w:val="yellow"/>
            <w:lang w:val="es-CO"/>
            <w:rPrChange w:id="618" w:author="Farid Eliecer Ureche Lopez" w:date="2019-10-13T22:20:00Z">
              <w:rPr>
                <w:rFonts w:eastAsia="Arial"/>
                <w:lang w:val="es-CO"/>
              </w:rPr>
            </w:rPrChange>
          </w:rPr>
          <w:t xml:space="preserve"> y visualización de producto</w:t>
        </w:r>
      </w:ins>
      <w:ins w:id="619" w:author="Farid Eliecer Ureche Lopez" w:date="2019-10-13T22:20:00Z">
        <w:r w:rsidRPr="00517C32">
          <w:rPr>
            <w:rFonts w:eastAsia="Arial"/>
            <w:highlight w:val="yellow"/>
            <w:lang w:val="es-CO"/>
          </w:rPr>
          <w:t>s</w:t>
        </w:r>
      </w:ins>
      <w:ins w:id="620" w:author="Farid Eliecer Ureche Lopez" w:date="2019-10-13T22:19:00Z">
        <w:r w:rsidRPr="00517C32">
          <w:rPr>
            <w:rFonts w:eastAsia="Arial"/>
            <w:highlight w:val="yellow"/>
            <w:lang w:val="es-CO"/>
            <w:rPrChange w:id="621" w:author="Farid Eliecer Ureche Lopez" w:date="2019-10-13T22:20:00Z">
              <w:rPr>
                <w:rFonts w:eastAsia="Arial"/>
                <w:lang w:val="es-CO"/>
              </w:rPr>
            </w:rPrChange>
          </w:rPr>
          <w:t>.</w:t>
        </w:r>
      </w:ins>
    </w:p>
    <w:p w14:paraId="16287F21" w14:textId="77777777" w:rsidR="002F0E84" w:rsidRPr="002F0E84" w:rsidRDefault="002F0E84" w:rsidP="002F0E84">
      <w:pPr>
        <w:pStyle w:val="Textoindependiente"/>
        <w:rPr>
          <w:lang w:val="es-CO"/>
        </w:rPr>
      </w:pPr>
    </w:p>
    <w:p w14:paraId="48B5B6AF" w14:textId="77777777" w:rsidR="00A5705D" w:rsidRPr="00CB2AA7" w:rsidRDefault="00E9526F" w:rsidP="00E43E08">
      <w:pPr>
        <w:pStyle w:val="Ttulo1"/>
        <w:rPr>
          <w:rFonts w:cs="Arial"/>
          <w:sz w:val="20"/>
          <w:lang w:val="es-CO"/>
        </w:rPr>
      </w:pPr>
      <w:bookmarkStart w:id="622" w:name="_Toc21970168"/>
      <w:r w:rsidRPr="00CB2AA7">
        <w:rPr>
          <w:rFonts w:cs="Arial"/>
          <w:sz w:val="20"/>
          <w:lang w:val="es-CO"/>
        </w:rPr>
        <w:lastRenderedPageBreak/>
        <w:t xml:space="preserve">Vistas de </w:t>
      </w:r>
      <w:r w:rsidR="00A5705D" w:rsidRPr="00CB2AA7">
        <w:rPr>
          <w:rFonts w:cs="Arial"/>
          <w:sz w:val="20"/>
          <w:lang w:val="es-CO"/>
        </w:rPr>
        <w:t>arquitectura</w:t>
      </w:r>
      <w:bookmarkEnd w:id="622"/>
      <w:r w:rsidR="00A5705D" w:rsidRPr="00CB2AA7">
        <w:rPr>
          <w:rFonts w:cs="Arial"/>
          <w:sz w:val="20"/>
          <w:lang w:val="es-CO"/>
        </w:rPr>
        <w:t xml:space="preserve"> </w:t>
      </w:r>
    </w:p>
    <w:p w14:paraId="32B06E91" w14:textId="77777777" w:rsidR="00E9526F" w:rsidRPr="00CB2AA7" w:rsidRDefault="00E9526F" w:rsidP="003E7720">
      <w:pPr>
        <w:pStyle w:val="Ttulo2"/>
        <w:rPr>
          <w:rFonts w:cs="Arial"/>
          <w:lang w:val="es-CO"/>
        </w:rPr>
      </w:pPr>
      <w:bookmarkStart w:id="623" w:name="_Toc21970169"/>
      <w:r w:rsidRPr="00CB2AA7">
        <w:rPr>
          <w:rFonts w:cs="Arial"/>
          <w:lang w:val="es-CO"/>
        </w:rPr>
        <w:t>Vistas de la arquitectura</w:t>
      </w:r>
      <w:bookmarkEnd w:id="623"/>
    </w:p>
    <w:p w14:paraId="33635210" w14:textId="77777777" w:rsidR="00A5705D" w:rsidRPr="00CB2AA7" w:rsidRDefault="00A5705D" w:rsidP="00E9526F">
      <w:pPr>
        <w:pStyle w:val="Ttulo3"/>
        <w:rPr>
          <w:rFonts w:cs="Arial"/>
          <w:lang w:val="es-CO"/>
        </w:rPr>
      </w:pPr>
      <w:bookmarkStart w:id="624" w:name="_Toc21970170"/>
      <w:r w:rsidRPr="00CB2AA7">
        <w:rPr>
          <w:rFonts w:cs="Arial"/>
          <w:lang w:val="es-CO"/>
        </w:rPr>
        <w:t xml:space="preserve">Vista </w:t>
      </w:r>
      <w:r w:rsidR="00C4343E">
        <w:rPr>
          <w:rFonts w:cs="Arial"/>
          <w:lang w:val="es-CO"/>
        </w:rPr>
        <w:t>l</w:t>
      </w:r>
      <w:r w:rsidRPr="00CB2AA7">
        <w:rPr>
          <w:rFonts w:cs="Arial"/>
          <w:lang w:val="es-CO"/>
        </w:rPr>
        <w:t>ógica</w:t>
      </w:r>
      <w:bookmarkStart w:id="625" w:name="_GoBack"/>
      <w:bookmarkEnd w:id="624"/>
      <w:bookmarkEnd w:id="625"/>
    </w:p>
    <w:p w14:paraId="5BE93A62" w14:textId="1580BB2C" w:rsidR="00634E59" w:rsidRPr="00CB2AA7" w:rsidRDefault="00A02553" w:rsidP="00A5705D">
      <w:pPr>
        <w:rPr>
          <w:rFonts w:ascii="Arial" w:hAnsi="Arial" w:cs="Arial"/>
          <w:b/>
          <w:color w:val="FF0000"/>
          <w:lang w:val="es-CO"/>
        </w:rPr>
      </w:pPr>
      <w:r>
        <w:rPr>
          <w:rFonts w:ascii="Arial" w:hAnsi="Arial" w:cs="Arial"/>
          <w:b/>
          <w:noProof/>
          <w:color w:val="FF0000"/>
          <w:lang w:val="es-CO"/>
        </w:rPr>
        <w:drawing>
          <wp:inline distT="0" distB="0" distL="0" distR="0" wp14:anchorId="0699434E" wp14:editId="117C9336">
            <wp:extent cx="5943600" cy="3184525"/>
            <wp:effectExtent l="0" t="0" r="0" b="0"/>
            <wp:docPr id="1" name="Imagen 1"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ta Logic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06901958" w14:textId="77777777" w:rsidR="0042179A" w:rsidRPr="00CB2AA7" w:rsidRDefault="0042179A" w:rsidP="0042179A">
      <w:pPr>
        <w:pStyle w:val="Ttulo3"/>
        <w:rPr>
          <w:rFonts w:cs="Arial"/>
          <w:lang w:val="es-CO"/>
        </w:rPr>
      </w:pPr>
      <w:bookmarkStart w:id="626" w:name="_Toc21970171"/>
      <w:r w:rsidRPr="00CB2AA7">
        <w:rPr>
          <w:rFonts w:cs="Arial"/>
          <w:lang w:val="es-CO"/>
        </w:rPr>
        <w:t>Vista de desarrollo</w:t>
      </w:r>
      <w:bookmarkEnd w:id="626"/>
    </w:p>
    <w:p w14:paraId="384BA73E" w14:textId="224561D3" w:rsidR="0042179A" w:rsidRPr="00CB2AA7" w:rsidRDefault="00720AFC" w:rsidP="0042179A">
      <w:pPr>
        <w:rPr>
          <w:rFonts w:ascii="Arial" w:hAnsi="Arial" w:cs="Arial"/>
          <w:lang w:val="es-CO"/>
        </w:rPr>
      </w:pPr>
      <w:del w:id="627" w:author="Farid Eliecer Ureche Lopez" w:date="2019-10-13T22:32:00Z">
        <w:r w:rsidDel="006621DF">
          <w:rPr>
            <w:rFonts w:ascii="Arial" w:hAnsi="Arial" w:cs="Arial"/>
            <w:noProof/>
            <w:lang w:val="es-CO"/>
          </w:rPr>
          <w:drawing>
            <wp:inline distT="0" distB="0" distL="0" distR="0" wp14:anchorId="7782AF43" wp14:editId="1B6AB121">
              <wp:extent cx="5943600" cy="5105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del>
    </w:p>
    <w:p w14:paraId="280BD967" w14:textId="77777777" w:rsidR="00A5705D" w:rsidRPr="00CB2AA7" w:rsidRDefault="00A5705D" w:rsidP="00A5705D">
      <w:pPr>
        <w:pStyle w:val="Ttulo3"/>
        <w:rPr>
          <w:rFonts w:cs="Arial"/>
          <w:lang w:val="es-CO"/>
        </w:rPr>
      </w:pPr>
      <w:bookmarkStart w:id="628" w:name="_Toc21970172"/>
      <w:r w:rsidRPr="00CB2AA7">
        <w:rPr>
          <w:rFonts w:cs="Arial"/>
          <w:lang w:val="es-CO"/>
        </w:rPr>
        <w:t xml:space="preserve">Vista de </w:t>
      </w:r>
      <w:r w:rsidR="00C4343E">
        <w:rPr>
          <w:rFonts w:cs="Arial"/>
          <w:lang w:val="es-CO"/>
        </w:rPr>
        <w:t>p</w:t>
      </w:r>
      <w:r w:rsidRPr="00CB2AA7">
        <w:rPr>
          <w:rFonts w:cs="Arial"/>
          <w:lang w:val="es-CO"/>
        </w:rPr>
        <w:t>rocesos</w:t>
      </w:r>
      <w:bookmarkEnd w:id="628"/>
    </w:p>
    <w:p w14:paraId="430D00B1" w14:textId="5AC6A0E3" w:rsidR="00D93513" w:rsidRPr="00CB2AA7" w:rsidDel="00F91884" w:rsidRDefault="00D93513" w:rsidP="00D93513">
      <w:pPr>
        <w:rPr>
          <w:del w:id="629" w:author="Farid Eliecer Ureche Lopez" w:date="2019-10-14T11:20:00Z"/>
          <w:rFonts w:ascii="Arial" w:hAnsi="Arial" w:cs="Arial"/>
          <w:i/>
          <w:color w:val="0000FF"/>
          <w:lang w:val="es-CO"/>
        </w:rPr>
      </w:pPr>
      <w:del w:id="630" w:author="Farid Eliecer Ureche Lopez" w:date="2019-10-14T11:20:00Z">
        <w:r w:rsidRPr="00CB2AA7" w:rsidDel="00F91884">
          <w:rPr>
            <w:rFonts w:ascii="Arial" w:hAnsi="Arial" w:cs="Arial"/>
            <w:i/>
            <w:color w:val="0000FF"/>
            <w:lang w:val="es-CO"/>
          </w:rPr>
          <w:delText>&lt;</w:delText>
        </w:r>
        <w:r w:rsidDel="00F91884">
          <w:rPr>
            <w:rFonts w:ascii="Arial" w:hAnsi="Arial" w:cs="Arial"/>
            <w:i/>
            <w:color w:val="0000FF"/>
            <w:lang w:val="es-CO"/>
          </w:rPr>
          <w:delText xml:space="preserve">Diagrama e </w:delText>
        </w:r>
        <w:r w:rsidRPr="00CB2AA7" w:rsidDel="00F91884">
          <w:rPr>
            <w:rFonts w:ascii="Arial" w:hAnsi="Arial" w:cs="Arial"/>
            <w:i/>
            <w:color w:val="0000FF"/>
            <w:lang w:val="es-CO"/>
          </w:rPr>
          <w:delText xml:space="preserve">Información relacionada con la vista </w:delText>
        </w:r>
        <w:r w:rsidDel="00F91884">
          <w:rPr>
            <w:rFonts w:ascii="Arial" w:hAnsi="Arial" w:cs="Arial"/>
            <w:i/>
            <w:color w:val="0000FF"/>
            <w:lang w:val="es-CO"/>
          </w:rPr>
          <w:delText>de procesos</w:delText>
        </w:r>
        <w:r w:rsidRPr="00CB2AA7" w:rsidDel="00F91884">
          <w:rPr>
            <w:rFonts w:ascii="Arial" w:hAnsi="Arial" w:cs="Arial"/>
            <w:i/>
            <w:color w:val="0000FF"/>
            <w:lang w:val="es-CO"/>
          </w:rPr>
          <w:delText>&gt;</w:delText>
        </w:r>
      </w:del>
    </w:p>
    <w:p w14:paraId="69C445DB" w14:textId="502E7EF7" w:rsidR="00D93513" w:rsidRPr="00CB2AA7" w:rsidDel="00F91884" w:rsidRDefault="00D93513" w:rsidP="00D93513">
      <w:pPr>
        <w:rPr>
          <w:del w:id="631" w:author="Farid Eliecer Ureche Lopez" w:date="2019-10-14T11:20:00Z"/>
          <w:rFonts w:ascii="Arial" w:hAnsi="Arial" w:cs="Arial"/>
          <w:i/>
          <w:color w:val="0000FF"/>
          <w:lang w:val="es-CO"/>
        </w:rPr>
      </w:pPr>
      <w:del w:id="632" w:author="Farid Eliecer Ureche Lopez" w:date="2019-10-14T11:20:00Z">
        <w:r w:rsidRPr="00CB2AA7" w:rsidDel="00F91884">
          <w:rPr>
            <w:rFonts w:ascii="Arial" w:hAnsi="Arial" w:cs="Arial"/>
            <w:i/>
            <w:color w:val="0000FF"/>
            <w:lang w:val="es-CO"/>
          </w:rPr>
          <w:delText xml:space="preserve">&lt;Los diagramas de la vista deben </w:delText>
        </w:r>
        <w:r w:rsidDel="00F91884">
          <w:rPr>
            <w:rFonts w:ascii="Arial" w:hAnsi="Arial" w:cs="Arial"/>
            <w:i/>
            <w:color w:val="0000FF"/>
            <w:lang w:val="es-CO"/>
          </w:rPr>
          <w:delText xml:space="preserve">seguir el estándar de UML. </w:delText>
        </w:r>
        <w:r w:rsidRPr="00CB2AA7" w:rsidDel="00F91884">
          <w:rPr>
            <w:rFonts w:ascii="Arial" w:hAnsi="Arial" w:cs="Arial"/>
            <w:i/>
            <w:color w:val="0000FF"/>
            <w:lang w:val="es-CO"/>
          </w:rPr>
          <w:delText>Los diagramas deben ser explicados y deben dar soporte a las decisiones arquitecturales.&gt;</w:delText>
        </w:r>
      </w:del>
    </w:p>
    <w:p w14:paraId="06BBAEB4" w14:textId="2FED832C" w:rsidR="009A3DB0" w:rsidRPr="00CB2AA7" w:rsidDel="00F91884" w:rsidRDefault="009A3DB0" w:rsidP="009A3DB0">
      <w:pPr>
        <w:rPr>
          <w:del w:id="633" w:author="Farid Eliecer Ureche Lopez" w:date="2019-10-14T11:20:00Z"/>
          <w:rFonts w:ascii="Arial" w:hAnsi="Arial" w:cs="Arial"/>
          <w:i/>
          <w:color w:val="0000FF"/>
          <w:lang w:val="es-CO"/>
        </w:rPr>
      </w:pPr>
      <w:del w:id="634" w:author="Farid Eliecer Ureche Lopez" w:date="2019-10-14T11:20:00Z">
        <w:r w:rsidRPr="00CB2AA7" w:rsidDel="00F91884">
          <w:rPr>
            <w:rFonts w:ascii="Arial" w:hAnsi="Arial" w:cs="Arial"/>
            <w:i/>
            <w:color w:val="0000FF"/>
            <w:lang w:val="es-CO"/>
          </w:rPr>
          <w:delText xml:space="preserve">&lt;Estilos arquitecturales, diagramas, patrones, decisiones de arquitectura.&gt; </w:delText>
        </w:r>
      </w:del>
    </w:p>
    <w:p w14:paraId="29D6B04F" w14:textId="45CE07ED" w:rsidR="00D42BF2" w:rsidRDefault="000F3BCA" w:rsidP="00D42BF2">
      <w:pPr>
        <w:rPr>
          <w:ins w:id="635" w:author="Farid Eliecer Ureche Lopez" w:date="2019-10-14T11:10:00Z"/>
          <w:rFonts w:ascii="Arial" w:hAnsi="Arial" w:cs="Arial"/>
          <w:i/>
          <w:color w:val="FF0000"/>
          <w:lang w:val="es-CO"/>
        </w:rPr>
      </w:pPr>
      <w:del w:id="636" w:author="Farid Eliecer Ureche Lopez" w:date="2019-10-14T11:20:00Z">
        <w:r w:rsidRPr="00CB2AA7" w:rsidDel="00F91884">
          <w:rPr>
            <w:rFonts w:ascii="Arial" w:hAnsi="Arial" w:cs="Arial"/>
            <w:i/>
            <w:color w:val="FF0000"/>
            <w:lang w:val="es-CO"/>
          </w:rPr>
          <w:delText xml:space="preserve"> </w:delText>
        </w:r>
      </w:del>
    </w:p>
    <w:p w14:paraId="2926F780" w14:textId="56F1C583" w:rsidR="00F91884" w:rsidRDefault="00F91884" w:rsidP="00D42BF2">
      <w:pPr>
        <w:rPr>
          <w:ins w:id="637" w:author="Farid Eliecer Ureche Lopez" w:date="2019-10-14T11:10:00Z"/>
          <w:rFonts w:ascii="Arial" w:hAnsi="Arial" w:cs="Arial"/>
          <w:i/>
          <w:color w:val="FF0000"/>
          <w:lang w:val="es-CO"/>
        </w:rPr>
      </w:pPr>
    </w:p>
    <w:p w14:paraId="14330E88" w14:textId="5FE52F6D" w:rsidR="00F91884" w:rsidRDefault="00F91884" w:rsidP="00D42BF2">
      <w:pPr>
        <w:rPr>
          <w:ins w:id="638" w:author="Farid Eliecer Ureche Lopez" w:date="2019-10-14T11:10:00Z"/>
          <w:rFonts w:ascii="Arial" w:hAnsi="Arial" w:cs="Arial"/>
          <w:i/>
          <w:color w:val="FF0000"/>
          <w:lang w:val="es-CO"/>
        </w:rPr>
      </w:pPr>
    </w:p>
    <w:p w14:paraId="765944D5" w14:textId="4DB2CE04" w:rsidR="00F91884" w:rsidRDefault="00F91884" w:rsidP="00D42BF2">
      <w:pPr>
        <w:rPr>
          <w:ins w:id="639" w:author="Farid Eliecer Ureche Lopez" w:date="2019-10-14T11:10:00Z"/>
          <w:rFonts w:ascii="Arial" w:hAnsi="Arial" w:cs="Arial"/>
          <w:i/>
          <w:color w:val="FF0000"/>
          <w:lang w:val="es-CO"/>
        </w:rPr>
      </w:pPr>
    </w:p>
    <w:p w14:paraId="5F965BB9" w14:textId="358553F2" w:rsidR="00F91884" w:rsidRDefault="00F91884" w:rsidP="00D42BF2">
      <w:pPr>
        <w:rPr>
          <w:ins w:id="640" w:author="Farid Eliecer Ureche Lopez" w:date="2019-10-14T11:10:00Z"/>
          <w:rFonts w:ascii="Arial" w:hAnsi="Arial" w:cs="Arial"/>
          <w:i/>
          <w:color w:val="FF0000"/>
          <w:lang w:val="es-CO"/>
        </w:rPr>
      </w:pPr>
    </w:p>
    <w:p w14:paraId="56F246DA" w14:textId="620B210C" w:rsidR="00F91884" w:rsidRDefault="00F91884" w:rsidP="00D42BF2">
      <w:pPr>
        <w:rPr>
          <w:ins w:id="641" w:author="Farid Eliecer Ureche Lopez" w:date="2019-10-14T11:10:00Z"/>
          <w:rFonts w:ascii="Arial" w:hAnsi="Arial" w:cs="Arial"/>
          <w:i/>
          <w:color w:val="FF0000"/>
          <w:lang w:val="es-CO"/>
        </w:rPr>
      </w:pPr>
    </w:p>
    <w:p w14:paraId="5FFFA598" w14:textId="3E3E4A29" w:rsidR="00F91884" w:rsidRDefault="00F91884" w:rsidP="00D42BF2">
      <w:pPr>
        <w:rPr>
          <w:ins w:id="642" w:author="Farid Eliecer Ureche Lopez" w:date="2019-10-14T11:10:00Z"/>
          <w:rFonts w:ascii="Arial" w:hAnsi="Arial" w:cs="Arial"/>
          <w:i/>
          <w:color w:val="FF0000"/>
          <w:lang w:val="es-CO"/>
        </w:rPr>
      </w:pPr>
    </w:p>
    <w:p w14:paraId="22CBA592" w14:textId="16E2F48B" w:rsidR="00F91884" w:rsidRPr="00CB2AA7" w:rsidDel="00D70328" w:rsidRDefault="00F91884" w:rsidP="00D42BF2">
      <w:pPr>
        <w:rPr>
          <w:del w:id="643" w:author="Farid Eliecer Ureche Lopez" w:date="2019-10-14T12:09:00Z"/>
          <w:rFonts w:ascii="Arial" w:hAnsi="Arial" w:cs="Arial"/>
          <w:i/>
          <w:color w:val="FF0000"/>
          <w:lang w:val="es-CO"/>
        </w:rPr>
      </w:pPr>
      <w:bookmarkStart w:id="644" w:name="_Toc21970173"/>
      <w:bookmarkEnd w:id="644"/>
    </w:p>
    <w:p w14:paraId="6BAF54AD" w14:textId="77777777" w:rsidR="00A5705D" w:rsidRPr="00CB2AA7" w:rsidRDefault="00A5705D" w:rsidP="00A5705D">
      <w:pPr>
        <w:pStyle w:val="Ttulo3"/>
        <w:rPr>
          <w:rFonts w:cs="Arial"/>
          <w:lang w:val="es-CO"/>
        </w:rPr>
      </w:pPr>
      <w:bookmarkStart w:id="645" w:name="_Toc21970174"/>
      <w:r w:rsidRPr="00CB2AA7">
        <w:rPr>
          <w:rFonts w:cs="Arial"/>
          <w:lang w:val="es-CO"/>
        </w:rPr>
        <w:t>Vista física</w:t>
      </w:r>
      <w:bookmarkEnd w:id="645"/>
    </w:p>
    <w:p w14:paraId="0A6959E7" w14:textId="1116F803" w:rsidR="007A5E75" w:rsidRPr="00CB2AA7" w:rsidDel="00F91884" w:rsidRDefault="000F3BCA" w:rsidP="007A5E75">
      <w:pPr>
        <w:rPr>
          <w:del w:id="646" w:author="Farid Eliecer Ureche Lopez" w:date="2019-10-14T11:10:00Z"/>
          <w:rFonts w:ascii="Arial" w:hAnsi="Arial" w:cs="Arial"/>
          <w:b/>
          <w:color w:val="FF0000"/>
          <w:lang w:val="es-CO"/>
        </w:rPr>
      </w:pPr>
      <w:r w:rsidRPr="00CB2AA7">
        <w:rPr>
          <w:rFonts w:ascii="Arial" w:hAnsi="Arial" w:cs="Arial"/>
          <w:b/>
          <w:color w:val="FF0000"/>
          <w:lang w:val="es-CO"/>
        </w:rPr>
        <w:t xml:space="preserve"> </w:t>
      </w:r>
    </w:p>
    <w:p w14:paraId="79AA0EAD" w14:textId="6E6F1E41" w:rsidR="00D93513" w:rsidRPr="00CB2AA7" w:rsidDel="00F91884" w:rsidRDefault="00D93513" w:rsidP="00D93513">
      <w:pPr>
        <w:rPr>
          <w:del w:id="647" w:author="Farid Eliecer Ureche Lopez" w:date="2019-10-14T11:09:00Z"/>
          <w:rFonts w:ascii="Arial" w:hAnsi="Arial" w:cs="Arial"/>
          <w:i/>
          <w:color w:val="0000FF"/>
          <w:lang w:val="es-CO"/>
        </w:rPr>
      </w:pPr>
      <w:del w:id="648" w:author="Farid Eliecer Ureche Lopez" w:date="2019-10-14T11:09:00Z">
        <w:r w:rsidRPr="00CB2AA7" w:rsidDel="00F91884">
          <w:rPr>
            <w:rFonts w:ascii="Arial" w:hAnsi="Arial" w:cs="Arial"/>
            <w:i/>
            <w:color w:val="0000FF"/>
            <w:lang w:val="es-CO"/>
          </w:rPr>
          <w:delText>&lt;</w:delText>
        </w:r>
        <w:r w:rsidDel="00F91884">
          <w:rPr>
            <w:rFonts w:ascii="Arial" w:hAnsi="Arial" w:cs="Arial"/>
            <w:i/>
            <w:color w:val="0000FF"/>
            <w:lang w:val="es-CO"/>
          </w:rPr>
          <w:delText xml:space="preserve">Diagrama e </w:delText>
        </w:r>
        <w:r w:rsidRPr="00CB2AA7" w:rsidDel="00F91884">
          <w:rPr>
            <w:rFonts w:ascii="Arial" w:hAnsi="Arial" w:cs="Arial"/>
            <w:i/>
            <w:color w:val="0000FF"/>
            <w:lang w:val="es-CO"/>
          </w:rPr>
          <w:delText xml:space="preserve">Información relacionada con la vista </w:delText>
        </w:r>
        <w:r w:rsidR="00C4343E" w:rsidDel="00F91884">
          <w:rPr>
            <w:rFonts w:ascii="Arial" w:hAnsi="Arial" w:cs="Arial"/>
            <w:i/>
            <w:color w:val="0000FF"/>
            <w:lang w:val="es-CO"/>
          </w:rPr>
          <w:delText>física</w:delText>
        </w:r>
        <w:r w:rsidRPr="00CB2AA7" w:rsidDel="00F91884">
          <w:rPr>
            <w:rFonts w:ascii="Arial" w:hAnsi="Arial" w:cs="Arial"/>
            <w:i/>
            <w:color w:val="0000FF"/>
            <w:lang w:val="es-CO"/>
          </w:rPr>
          <w:delText>&gt;</w:delText>
        </w:r>
      </w:del>
    </w:p>
    <w:p w14:paraId="360F1882" w14:textId="51C567F3" w:rsidR="00D93513" w:rsidRPr="00CB2AA7" w:rsidDel="00F91884" w:rsidRDefault="00D93513" w:rsidP="00D93513">
      <w:pPr>
        <w:rPr>
          <w:del w:id="649" w:author="Farid Eliecer Ureche Lopez" w:date="2019-10-14T11:09:00Z"/>
          <w:rFonts w:ascii="Arial" w:hAnsi="Arial" w:cs="Arial"/>
          <w:i/>
          <w:color w:val="0000FF"/>
          <w:lang w:val="es-CO"/>
        </w:rPr>
      </w:pPr>
      <w:del w:id="650" w:author="Farid Eliecer Ureche Lopez" w:date="2019-10-14T11:09:00Z">
        <w:r w:rsidRPr="00CB2AA7" w:rsidDel="00F91884">
          <w:rPr>
            <w:rFonts w:ascii="Arial" w:hAnsi="Arial" w:cs="Arial"/>
            <w:i/>
            <w:color w:val="0000FF"/>
            <w:lang w:val="es-CO"/>
          </w:rPr>
          <w:delText xml:space="preserve">&lt;Los diagramas de la vista deben </w:delText>
        </w:r>
        <w:r w:rsidDel="00F91884">
          <w:rPr>
            <w:rFonts w:ascii="Arial" w:hAnsi="Arial" w:cs="Arial"/>
            <w:i/>
            <w:color w:val="0000FF"/>
            <w:lang w:val="es-CO"/>
          </w:rPr>
          <w:delText xml:space="preserve">seguir el estándar de UML. </w:delText>
        </w:r>
        <w:r w:rsidRPr="00CB2AA7" w:rsidDel="00F91884">
          <w:rPr>
            <w:rFonts w:ascii="Arial" w:hAnsi="Arial" w:cs="Arial"/>
            <w:i/>
            <w:color w:val="0000FF"/>
            <w:lang w:val="es-CO"/>
          </w:rPr>
          <w:delText>Los diagramas deben ser explicados y deben dar soporte a las decisiones arquitecturales.&gt;</w:delText>
        </w:r>
      </w:del>
    </w:p>
    <w:p w14:paraId="016F26BD" w14:textId="146B96D8" w:rsidR="009A3DB0" w:rsidRPr="00CB2AA7" w:rsidDel="00F91884" w:rsidRDefault="009A3DB0" w:rsidP="009A3DB0">
      <w:pPr>
        <w:rPr>
          <w:del w:id="651" w:author="Farid Eliecer Ureche Lopez" w:date="2019-10-14T11:09:00Z"/>
          <w:rFonts w:ascii="Arial" w:hAnsi="Arial" w:cs="Arial"/>
          <w:i/>
          <w:color w:val="0000FF"/>
          <w:lang w:val="es-CO"/>
        </w:rPr>
      </w:pPr>
      <w:del w:id="652" w:author="Farid Eliecer Ureche Lopez" w:date="2019-10-14T11:09:00Z">
        <w:r w:rsidRPr="00CB2AA7" w:rsidDel="00F91884">
          <w:rPr>
            <w:rFonts w:ascii="Arial" w:hAnsi="Arial" w:cs="Arial"/>
            <w:i/>
            <w:color w:val="0000FF"/>
            <w:lang w:val="es-CO"/>
          </w:rPr>
          <w:delText xml:space="preserve">&lt;Estilos arquitecturales, diagramas, patrones, decisiones de arquitectura.&gt; </w:delText>
        </w:r>
      </w:del>
    </w:p>
    <w:p w14:paraId="34B3F2EB" w14:textId="4DD2CEC4" w:rsidR="000E588A" w:rsidRPr="00CB2AA7" w:rsidRDefault="000E588A" w:rsidP="00E9526F">
      <w:pPr>
        <w:rPr>
          <w:rFonts w:ascii="Arial" w:hAnsi="Arial" w:cs="Arial"/>
          <w:lang w:val="es-CO"/>
        </w:rPr>
      </w:pPr>
    </w:p>
    <w:p w14:paraId="61EB7889" w14:textId="2A92BB7C" w:rsidR="00A5705D" w:rsidRPr="00CB2AA7" w:rsidDel="00D70328" w:rsidRDefault="00A5705D" w:rsidP="005E5AE2">
      <w:pPr>
        <w:pStyle w:val="Ttulo3"/>
        <w:rPr>
          <w:del w:id="653" w:author="Farid Eliecer Ureche Lopez" w:date="2019-10-14T12:10:00Z"/>
          <w:rFonts w:cs="Arial"/>
          <w:lang w:val="es-CO"/>
        </w:rPr>
      </w:pPr>
      <w:bookmarkStart w:id="654" w:name="_Toc21970175"/>
      <w:r w:rsidRPr="00D70328">
        <w:rPr>
          <w:rFonts w:cs="Arial"/>
          <w:i w:val="0"/>
          <w:lang w:val="es-CO"/>
        </w:rPr>
        <w:lastRenderedPageBreak/>
        <w:t xml:space="preserve">Vista de </w:t>
      </w:r>
      <w:r w:rsidR="00C4343E" w:rsidRPr="00D70328">
        <w:rPr>
          <w:rFonts w:cs="Arial"/>
          <w:i w:val="0"/>
          <w:lang w:val="es-CO"/>
        </w:rPr>
        <w:t>casos de uso</w:t>
      </w:r>
      <w:bookmarkEnd w:id="654"/>
    </w:p>
    <w:p w14:paraId="7D34F5C7" w14:textId="77777777" w:rsidR="000E588A" w:rsidRPr="00D70328" w:rsidRDefault="000E588A">
      <w:pPr>
        <w:pStyle w:val="Ttulo3"/>
        <w:rPr>
          <w:rFonts w:cs="Arial"/>
          <w:lang w:val="es-CO"/>
          <w:rPrChange w:id="655" w:author="Farid Eliecer Ureche Lopez" w:date="2019-10-14T12:10:00Z">
            <w:rPr>
              <w:rFonts w:ascii="Arial" w:hAnsi="Arial" w:cs="Arial"/>
              <w:lang w:val="es-CO"/>
            </w:rPr>
          </w:rPrChange>
        </w:rPr>
        <w:pPrChange w:id="656" w:author="Farid Eliecer Ureche Lopez" w:date="2019-10-14T12:10:00Z">
          <w:pPr/>
        </w:pPrChange>
      </w:pPr>
      <w:bookmarkStart w:id="657" w:name="_Toc21970176"/>
      <w:bookmarkEnd w:id="657"/>
    </w:p>
    <w:p w14:paraId="584E9699" w14:textId="7FD54793" w:rsidR="00A721C8" w:rsidRDefault="00A721C8" w:rsidP="00A721C8">
      <w:pPr>
        <w:pStyle w:val="Ttulo1"/>
        <w:numPr>
          <w:ilvl w:val="0"/>
          <w:numId w:val="52"/>
        </w:numPr>
        <w:rPr>
          <w:b w:val="0"/>
          <w:bCs/>
          <w:sz w:val="20"/>
          <w:lang w:val="es"/>
        </w:rPr>
      </w:pPr>
      <w:r w:rsidRPr="00A721C8">
        <w:rPr>
          <w:b w:val="0"/>
          <w:bCs/>
          <w:sz w:val="20"/>
          <w:lang w:val="es"/>
        </w:rPr>
        <w:t>Ver pagos programados</w:t>
      </w:r>
    </w:p>
    <w:p w14:paraId="3427CAAA" w14:textId="2F155F09" w:rsidR="00A721C8" w:rsidRPr="00A721C8" w:rsidRDefault="00A721C8" w:rsidP="00A721C8">
      <w:pPr>
        <w:rPr>
          <w:lang w:val="es"/>
        </w:rPr>
      </w:pPr>
      <w:r>
        <w:rPr>
          <w:noProof/>
          <w:lang w:val="es"/>
        </w:rPr>
        <w:drawing>
          <wp:inline distT="0" distB="0" distL="0" distR="0" wp14:anchorId="61EBA506" wp14:editId="0DDF6DEB">
            <wp:extent cx="5943600" cy="4453255"/>
            <wp:effectExtent l="0" t="0" r="0" b="4445"/>
            <wp:docPr id="9" name="Imagen 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 Ver pagos programado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7C10BCC4" w14:textId="4F887EFA" w:rsidR="00A721C8" w:rsidRDefault="00A721C8" w:rsidP="00A721C8">
      <w:pPr>
        <w:pStyle w:val="Ttulo1"/>
        <w:numPr>
          <w:ilvl w:val="0"/>
          <w:numId w:val="52"/>
        </w:numPr>
        <w:rPr>
          <w:b w:val="0"/>
          <w:bCs/>
          <w:sz w:val="20"/>
          <w:lang w:val="es"/>
        </w:rPr>
      </w:pPr>
      <w:r w:rsidRPr="00A721C8">
        <w:rPr>
          <w:b w:val="0"/>
          <w:bCs/>
          <w:sz w:val="20"/>
          <w:lang w:val="es"/>
        </w:rPr>
        <w:lastRenderedPageBreak/>
        <w:t>Ejecutar pago programado</w:t>
      </w:r>
    </w:p>
    <w:p w14:paraId="427C15E9" w14:textId="0C53F9A9" w:rsidR="00A721C8" w:rsidRPr="00A721C8" w:rsidRDefault="00A721C8" w:rsidP="00A721C8">
      <w:pPr>
        <w:rPr>
          <w:lang w:val="es"/>
        </w:rPr>
      </w:pPr>
      <w:r>
        <w:rPr>
          <w:noProof/>
          <w:lang w:val="es"/>
        </w:rPr>
        <w:drawing>
          <wp:inline distT="0" distB="0" distL="0" distR="0" wp14:anchorId="0C9D92E0" wp14:editId="5553A2BB">
            <wp:extent cx="5495925" cy="3533775"/>
            <wp:effectExtent l="0" t="0" r="9525" b="9525"/>
            <wp:docPr id="15" name="Imagen 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 Ejecutar pago programado.jpg"/>
                    <pic:cNvPicPr/>
                  </pic:nvPicPr>
                  <pic:blipFill>
                    <a:blip r:embed="rId18">
                      <a:extLst>
                        <a:ext uri="{28A0092B-C50C-407E-A947-70E740481C1C}">
                          <a14:useLocalDpi xmlns:a14="http://schemas.microsoft.com/office/drawing/2010/main" val="0"/>
                        </a:ext>
                      </a:extLst>
                    </a:blip>
                    <a:stretch>
                      <a:fillRect/>
                    </a:stretch>
                  </pic:blipFill>
                  <pic:spPr>
                    <a:xfrm>
                      <a:off x="0" y="0"/>
                      <a:ext cx="5495925" cy="3533775"/>
                    </a:xfrm>
                    <a:prstGeom prst="rect">
                      <a:avLst/>
                    </a:prstGeom>
                  </pic:spPr>
                </pic:pic>
              </a:graphicData>
            </a:graphic>
          </wp:inline>
        </w:drawing>
      </w:r>
    </w:p>
    <w:p w14:paraId="292695D4" w14:textId="0496C072" w:rsidR="00A721C8" w:rsidRDefault="00A721C8" w:rsidP="00A721C8">
      <w:pPr>
        <w:pStyle w:val="Ttulo1"/>
        <w:numPr>
          <w:ilvl w:val="0"/>
          <w:numId w:val="52"/>
        </w:numPr>
        <w:rPr>
          <w:b w:val="0"/>
          <w:bCs/>
          <w:sz w:val="20"/>
          <w:lang w:val="es"/>
        </w:rPr>
      </w:pPr>
      <w:r w:rsidRPr="00A721C8">
        <w:rPr>
          <w:b w:val="0"/>
          <w:bCs/>
          <w:sz w:val="20"/>
          <w:lang w:val="es"/>
        </w:rPr>
        <w:t>Recibir respuesta de pago</w:t>
      </w:r>
    </w:p>
    <w:p w14:paraId="26618718" w14:textId="39FB6E84" w:rsidR="00A721C8" w:rsidRPr="00A721C8" w:rsidRDefault="00A721C8" w:rsidP="00A721C8">
      <w:pPr>
        <w:rPr>
          <w:lang w:val="es"/>
        </w:rPr>
      </w:pPr>
      <w:r>
        <w:rPr>
          <w:noProof/>
          <w:lang w:val="es"/>
        </w:rPr>
        <w:drawing>
          <wp:inline distT="0" distB="0" distL="0" distR="0" wp14:anchorId="7DCB832F" wp14:editId="6F1782AC">
            <wp:extent cx="4638675" cy="2390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 Recibir respuesta pago.jpg"/>
                    <pic:cNvPicPr/>
                  </pic:nvPicPr>
                  <pic:blipFill>
                    <a:blip r:embed="rId19">
                      <a:extLst>
                        <a:ext uri="{28A0092B-C50C-407E-A947-70E740481C1C}">
                          <a14:useLocalDpi xmlns:a14="http://schemas.microsoft.com/office/drawing/2010/main" val="0"/>
                        </a:ext>
                      </a:extLst>
                    </a:blip>
                    <a:stretch>
                      <a:fillRect/>
                    </a:stretch>
                  </pic:blipFill>
                  <pic:spPr>
                    <a:xfrm>
                      <a:off x="0" y="0"/>
                      <a:ext cx="4638675" cy="2390775"/>
                    </a:xfrm>
                    <a:prstGeom prst="rect">
                      <a:avLst/>
                    </a:prstGeom>
                  </pic:spPr>
                </pic:pic>
              </a:graphicData>
            </a:graphic>
          </wp:inline>
        </w:drawing>
      </w:r>
    </w:p>
    <w:p w14:paraId="484EABC6" w14:textId="73FCF7D8" w:rsidR="00A721C8" w:rsidRDefault="00A721C8" w:rsidP="00A721C8">
      <w:pPr>
        <w:pStyle w:val="Ttulo1"/>
        <w:numPr>
          <w:ilvl w:val="0"/>
          <w:numId w:val="52"/>
        </w:numPr>
        <w:rPr>
          <w:b w:val="0"/>
          <w:bCs/>
          <w:sz w:val="20"/>
          <w:lang w:val="es"/>
        </w:rPr>
      </w:pPr>
      <w:r w:rsidRPr="00A721C8">
        <w:rPr>
          <w:b w:val="0"/>
          <w:bCs/>
          <w:sz w:val="20"/>
          <w:lang w:val="es"/>
        </w:rPr>
        <w:lastRenderedPageBreak/>
        <w:t>Programar pagos</w:t>
      </w:r>
    </w:p>
    <w:p w14:paraId="4ABD00F2" w14:textId="7CD410DF" w:rsidR="00A721C8" w:rsidRPr="00A721C8" w:rsidRDefault="00A721C8" w:rsidP="00A721C8">
      <w:pPr>
        <w:rPr>
          <w:lang w:val="es"/>
        </w:rPr>
      </w:pPr>
      <w:r>
        <w:rPr>
          <w:noProof/>
          <w:lang w:val="es"/>
        </w:rPr>
        <w:drawing>
          <wp:inline distT="0" distB="0" distL="0" distR="0" wp14:anchorId="6E9822EF" wp14:editId="2AA9A4CF">
            <wp:extent cx="4810125" cy="3295650"/>
            <wp:effectExtent l="0" t="0" r="9525" b="0"/>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 Configurar pago programado.jpg"/>
                    <pic:cNvPicPr/>
                  </pic:nvPicPr>
                  <pic:blipFill>
                    <a:blip r:embed="rId20">
                      <a:extLst>
                        <a:ext uri="{28A0092B-C50C-407E-A947-70E740481C1C}">
                          <a14:useLocalDpi xmlns:a14="http://schemas.microsoft.com/office/drawing/2010/main" val="0"/>
                        </a:ext>
                      </a:extLst>
                    </a:blip>
                    <a:stretch>
                      <a:fillRect/>
                    </a:stretch>
                  </pic:blipFill>
                  <pic:spPr>
                    <a:xfrm>
                      <a:off x="0" y="0"/>
                      <a:ext cx="4810125" cy="3295650"/>
                    </a:xfrm>
                    <a:prstGeom prst="rect">
                      <a:avLst/>
                    </a:prstGeom>
                  </pic:spPr>
                </pic:pic>
              </a:graphicData>
            </a:graphic>
          </wp:inline>
        </w:drawing>
      </w:r>
    </w:p>
    <w:p w14:paraId="0B4020A7" w14:textId="2FAE2282" w:rsidR="00210A5B" w:rsidRPr="00CB2AA7" w:rsidRDefault="00794F15" w:rsidP="00D93513">
      <w:pPr>
        <w:rPr>
          <w:rFonts w:ascii="Arial" w:hAnsi="Arial" w:cs="Arial"/>
          <w:i/>
          <w:color w:val="0000FF"/>
          <w:lang w:val="es-CO"/>
        </w:rPr>
      </w:pPr>
      <w:del w:id="658" w:author="Farid Eliecer Ureche Lopez" w:date="2019-10-13T22:32:00Z">
        <w:r w:rsidDel="006621DF">
          <w:rPr>
            <w:rFonts w:ascii="Arial" w:hAnsi="Arial" w:cs="Arial"/>
            <w:i/>
            <w:noProof/>
            <w:color w:val="0000FF"/>
            <w:lang w:val="es-CO"/>
          </w:rPr>
          <w:drawing>
            <wp:inline distT="0" distB="0" distL="0" distR="0" wp14:anchorId="379F744B" wp14:editId="466EAFD1">
              <wp:extent cx="5940425" cy="401955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019550"/>
                      </a:xfrm>
                      <a:prstGeom prst="rect">
                        <a:avLst/>
                      </a:prstGeom>
                      <a:noFill/>
                      <a:ln>
                        <a:noFill/>
                      </a:ln>
                    </pic:spPr>
                  </pic:pic>
                </a:graphicData>
              </a:graphic>
            </wp:inline>
          </w:drawing>
        </w:r>
      </w:del>
    </w:p>
    <w:p w14:paraId="0DF4FBF4" w14:textId="393552DF" w:rsidR="00D70328" w:rsidRDefault="00D70328" w:rsidP="00D70328">
      <w:pPr>
        <w:rPr>
          <w:ins w:id="659" w:author="Farid Eliecer Ureche Lopez" w:date="2019-10-14T12:12:00Z"/>
          <w:rFonts w:ascii="Arial" w:hAnsi="Arial" w:cs="Arial"/>
          <w:lang w:val="es-CO"/>
        </w:rPr>
      </w:pPr>
    </w:p>
    <w:p w14:paraId="31F46791" w14:textId="272D3FDF" w:rsidR="00D70328" w:rsidRDefault="00D70328" w:rsidP="00D70328">
      <w:pPr>
        <w:pStyle w:val="Ttulo3"/>
        <w:rPr>
          <w:ins w:id="660" w:author="Farid Eliecer Ureche Lopez" w:date="2019-10-14T12:13:00Z"/>
          <w:rFonts w:cs="Arial"/>
          <w:lang w:val="es-CO"/>
        </w:rPr>
      </w:pPr>
      <w:bookmarkStart w:id="661" w:name="_Toc21970177"/>
      <w:ins w:id="662" w:author="Farid Eliecer Ureche Lopez" w:date="2019-10-14T12:11:00Z">
        <w:r w:rsidRPr="00D70328">
          <w:rPr>
            <w:rFonts w:cs="Arial"/>
            <w:lang w:val="es-CO"/>
            <w:rPrChange w:id="663" w:author="Farid Eliecer Ureche Lopez" w:date="2019-10-14T12:11:00Z">
              <w:rPr>
                <w:lang w:val="es-CO"/>
              </w:rPr>
            </w:rPrChange>
          </w:rPr>
          <w:t xml:space="preserve">Vista </w:t>
        </w:r>
      </w:ins>
      <w:ins w:id="664" w:author="Farid Eliecer Ureche Lopez" w:date="2019-10-14T12:13:00Z">
        <w:r>
          <w:rPr>
            <w:rFonts w:cs="Arial"/>
            <w:lang w:val="es-CO"/>
          </w:rPr>
          <w:t>de datos</w:t>
        </w:r>
        <w:bookmarkEnd w:id="661"/>
      </w:ins>
    </w:p>
    <w:p w14:paraId="1AC07AD1" w14:textId="77777777" w:rsidR="00D70328" w:rsidRDefault="00D70328" w:rsidP="00D70328">
      <w:pPr>
        <w:rPr>
          <w:ins w:id="665" w:author="Farid Eliecer Ureche Lopez" w:date="2019-10-14T12:13:00Z"/>
          <w:lang w:val="es-CO"/>
        </w:rPr>
      </w:pPr>
    </w:p>
    <w:p w14:paraId="4F904CB7" w14:textId="4DB90F4D" w:rsidR="00A4086D" w:rsidRPr="00A4086D" w:rsidRDefault="00A4086D">
      <w:pPr>
        <w:rPr>
          <w:lang w:val="es-CO"/>
          <w:rPrChange w:id="666" w:author="Farid Eliecer Ureche Lopez" w:date="2019-10-14T12:13:00Z">
            <w:rPr>
              <w:rFonts w:ascii="Arial" w:hAnsi="Arial"/>
              <w:lang w:val="es-CO"/>
            </w:rPr>
          </w:rPrChange>
        </w:rPr>
        <w:sectPr w:rsidR="00A4086D" w:rsidRPr="00A4086D" w:rsidSect="009733B8">
          <w:headerReference w:type="default" r:id="rId22"/>
          <w:footerReference w:type="default" r:id="rId23"/>
          <w:endnotePr>
            <w:numFmt w:val="decimal"/>
          </w:endnotePr>
          <w:pgSz w:w="12240" w:h="15840"/>
          <w:pgMar w:top="1440" w:right="1440" w:bottom="1440" w:left="1440" w:header="720" w:footer="720" w:gutter="0"/>
          <w:cols w:space="720"/>
          <w:docGrid w:linePitch="360"/>
        </w:sectPr>
      </w:pPr>
    </w:p>
    <w:p w14:paraId="408D7F8D" w14:textId="77777777" w:rsidR="001B34DD" w:rsidRPr="005E5AE2" w:rsidRDefault="001B34DD" w:rsidP="001B34DD">
      <w:pPr>
        <w:pStyle w:val="Ttulo1"/>
        <w:rPr>
          <w:rFonts w:cs="Arial"/>
          <w:b w:val="0"/>
          <w:bCs/>
          <w:sz w:val="20"/>
          <w:lang w:val="es-CO"/>
          <w:rPrChange w:id="667" w:author="Farid Eliecer Ureche Lopez" w:date="2019-10-14T18:28:00Z">
            <w:rPr>
              <w:rFonts w:cs="Arial"/>
              <w:sz w:val="20"/>
              <w:lang w:val="es-CO"/>
            </w:rPr>
          </w:rPrChange>
        </w:rPr>
      </w:pPr>
      <w:bookmarkStart w:id="668" w:name="_Toc21970178"/>
      <w:r w:rsidRPr="005E5AE2">
        <w:rPr>
          <w:rFonts w:cs="Arial"/>
          <w:b w:val="0"/>
          <w:bCs/>
          <w:sz w:val="20"/>
          <w:lang w:val="es-CO"/>
          <w:rPrChange w:id="669" w:author="Farid Eliecer Ureche Lopez" w:date="2019-10-14T18:28:00Z">
            <w:rPr>
              <w:rFonts w:cs="Arial"/>
              <w:sz w:val="20"/>
              <w:lang w:val="es-CO"/>
            </w:rPr>
          </w:rPrChange>
        </w:rPr>
        <w:lastRenderedPageBreak/>
        <w:t>Riesgos de la arquitectura</w:t>
      </w:r>
      <w:bookmarkEnd w:id="668"/>
      <w:r w:rsidRPr="005E5AE2">
        <w:rPr>
          <w:rFonts w:cs="Arial"/>
          <w:b w:val="0"/>
          <w:bCs/>
          <w:sz w:val="20"/>
          <w:lang w:val="es-CO"/>
          <w:rPrChange w:id="670" w:author="Farid Eliecer Ureche Lopez" w:date="2019-10-14T18:28:00Z">
            <w:rPr>
              <w:rFonts w:cs="Arial"/>
              <w:sz w:val="20"/>
              <w:lang w:val="es-CO"/>
            </w:rPr>
          </w:rPrChange>
        </w:rPr>
        <w:t xml:space="preserve"> </w:t>
      </w:r>
    </w:p>
    <w:p w14:paraId="749537EC" w14:textId="4605FF78" w:rsidR="00D77BBF" w:rsidRPr="00CB2AA7" w:rsidRDefault="001B34DD" w:rsidP="001B34DD">
      <w:pPr>
        <w:pStyle w:val="InfoBlue"/>
        <w:ind w:left="0"/>
        <w:rPr>
          <w:rFonts w:ascii="Arial" w:hAnsi="Arial" w:cs="Arial"/>
          <w:b/>
          <w:color w:val="FF0000"/>
          <w:lang w:val="es-CO"/>
        </w:rPr>
      </w:pPr>
      <w:del w:id="671" w:author="Farid Eliecer Ureche Lopez" w:date="2019-10-14T12:16:00Z">
        <w:r w:rsidRPr="00CB2AA7" w:rsidDel="005A0844">
          <w:rPr>
            <w:rFonts w:ascii="Arial" w:hAnsi="Arial" w:cs="Arial"/>
            <w:lang w:val="es-CO"/>
          </w:rPr>
          <w:delText>&lt;Liste los riesgos que se pueden presentar con la arquitectura. Por cada riesgo determine la acción de mitigación.&gt;</w:delText>
        </w:r>
        <w:r w:rsidR="00104513" w:rsidRPr="00CB2AA7" w:rsidDel="005A0844">
          <w:rPr>
            <w:rFonts w:ascii="Arial" w:hAnsi="Arial" w:cs="Arial"/>
            <w:lang w:val="es-CO"/>
          </w:rPr>
          <w:delText xml:space="preserve"> </w:delText>
        </w:r>
      </w:del>
    </w:p>
    <w:tbl>
      <w:tblPr>
        <w:tblStyle w:val="LightList1"/>
        <w:tblW w:w="0" w:type="auto"/>
        <w:tblLook w:val="0000" w:firstRow="0" w:lastRow="0" w:firstColumn="0" w:lastColumn="0" w:noHBand="0" w:noVBand="0"/>
      </w:tblPr>
      <w:tblGrid>
        <w:gridCol w:w="2594"/>
        <w:gridCol w:w="2595"/>
        <w:gridCol w:w="1926"/>
        <w:gridCol w:w="2225"/>
      </w:tblGrid>
      <w:tr w:rsidR="00C369C0" w:rsidRPr="00CB2AA7" w14:paraId="153608C7" w14:textId="77777777" w:rsidTr="005A084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4" w:type="dxa"/>
          </w:tcPr>
          <w:p w14:paraId="7BCE0567" w14:textId="77777777" w:rsidR="00C369C0" w:rsidRPr="005417C5" w:rsidRDefault="00C369C0" w:rsidP="009B73FE">
            <w:pPr>
              <w:pStyle w:val="Textoindependiente"/>
              <w:ind w:left="0"/>
              <w:rPr>
                <w:rFonts w:ascii="Arial" w:hAnsi="Arial" w:cs="Arial"/>
                <w:b/>
                <w:bCs/>
                <w:lang w:val="es-CO"/>
                <w:rPrChange w:id="672" w:author="Farid Eliecer Ureche Lopez" w:date="2019-10-14T12:25:00Z">
                  <w:rPr>
                    <w:rFonts w:ascii="Arial" w:hAnsi="Arial" w:cs="Arial"/>
                    <w:lang w:val="es-CO"/>
                  </w:rPr>
                </w:rPrChange>
              </w:rPr>
            </w:pPr>
            <w:r w:rsidRPr="005417C5">
              <w:rPr>
                <w:rFonts w:ascii="Arial" w:hAnsi="Arial" w:cs="Arial"/>
                <w:b/>
                <w:bCs/>
                <w:lang w:val="es-CO"/>
                <w:rPrChange w:id="673" w:author="Farid Eliecer Ureche Lopez" w:date="2019-10-14T12:25:00Z">
                  <w:rPr>
                    <w:rFonts w:ascii="Arial" w:hAnsi="Arial" w:cs="Arial"/>
                    <w:lang w:val="es-CO"/>
                  </w:rPr>
                </w:rPrChange>
              </w:rPr>
              <w:t>Riesgos</w:t>
            </w:r>
          </w:p>
        </w:tc>
        <w:tc>
          <w:tcPr>
            <w:tcW w:w="2595" w:type="dxa"/>
          </w:tcPr>
          <w:p w14:paraId="7018A367" w14:textId="77777777" w:rsidR="00C369C0" w:rsidRPr="005417C5" w:rsidRDefault="00C369C0" w:rsidP="00C369C0">
            <w:pPr>
              <w:pStyle w:val="Textoindependiente"/>
              <w:ind w:left="0"/>
              <w:cnfStyle w:val="000000100000" w:firstRow="0" w:lastRow="0" w:firstColumn="0" w:lastColumn="0" w:oddVBand="0" w:evenVBand="0" w:oddHBand="1" w:evenHBand="0" w:firstRowFirstColumn="0" w:firstRowLastColumn="0" w:lastRowFirstColumn="0" w:lastRowLastColumn="0"/>
              <w:rPr>
                <w:rFonts w:ascii="Arial" w:hAnsi="Arial" w:cs="Arial"/>
                <w:b/>
                <w:bCs/>
                <w:lang w:val="es-CO"/>
                <w:rPrChange w:id="674" w:author="Farid Eliecer Ureche Lopez" w:date="2019-10-14T12:25:00Z">
                  <w:rPr>
                    <w:rFonts w:ascii="Arial" w:hAnsi="Arial" w:cs="Arial"/>
                    <w:lang w:val="es-CO"/>
                  </w:rPr>
                </w:rPrChange>
              </w:rPr>
            </w:pPr>
            <w:r w:rsidRPr="005417C5">
              <w:rPr>
                <w:rFonts w:ascii="Arial" w:hAnsi="Arial" w:cs="Arial"/>
                <w:b/>
                <w:bCs/>
                <w:lang w:val="es-CO"/>
                <w:rPrChange w:id="675" w:author="Farid Eliecer Ureche Lopez" w:date="2019-10-14T12:25:00Z">
                  <w:rPr>
                    <w:rFonts w:ascii="Arial" w:hAnsi="Arial" w:cs="Arial"/>
                    <w:lang w:val="es-CO"/>
                  </w:rPr>
                </w:rPrChange>
              </w:rPr>
              <w:t xml:space="preserve">Estrategia de mitigación </w:t>
            </w:r>
          </w:p>
        </w:tc>
        <w:tc>
          <w:tcPr>
            <w:cnfStyle w:val="000010000000" w:firstRow="0" w:lastRow="0" w:firstColumn="0" w:lastColumn="0" w:oddVBand="1" w:evenVBand="0" w:oddHBand="0" w:evenHBand="0" w:firstRowFirstColumn="0" w:firstRowLastColumn="0" w:lastRowFirstColumn="0" w:lastRowLastColumn="0"/>
            <w:tcW w:w="1926" w:type="dxa"/>
          </w:tcPr>
          <w:p w14:paraId="102FE83C" w14:textId="77777777" w:rsidR="00C369C0" w:rsidRPr="005417C5" w:rsidRDefault="00C369C0" w:rsidP="009B73FE">
            <w:pPr>
              <w:pStyle w:val="Textoindependiente"/>
              <w:ind w:left="0"/>
              <w:rPr>
                <w:rFonts w:ascii="Arial" w:hAnsi="Arial" w:cs="Arial"/>
                <w:b/>
                <w:bCs/>
                <w:lang w:val="es-CO"/>
                <w:rPrChange w:id="676" w:author="Farid Eliecer Ureche Lopez" w:date="2019-10-14T12:25:00Z">
                  <w:rPr>
                    <w:rFonts w:ascii="Arial" w:hAnsi="Arial" w:cs="Arial"/>
                    <w:lang w:val="es-CO"/>
                  </w:rPr>
                </w:rPrChange>
              </w:rPr>
            </w:pPr>
            <w:r w:rsidRPr="005417C5">
              <w:rPr>
                <w:rFonts w:ascii="Arial" w:hAnsi="Arial" w:cs="Arial"/>
                <w:b/>
                <w:bCs/>
                <w:lang w:val="es-CO"/>
                <w:rPrChange w:id="677" w:author="Farid Eliecer Ureche Lopez" w:date="2019-10-14T12:25:00Z">
                  <w:rPr>
                    <w:rFonts w:ascii="Arial" w:hAnsi="Arial" w:cs="Arial"/>
                    <w:lang w:val="es-CO"/>
                  </w:rPr>
                </w:rPrChange>
              </w:rPr>
              <w:t>Plan de contingencia</w:t>
            </w:r>
          </w:p>
        </w:tc>
        <w:tc>
          <w:tcPr>
            <w:tcW w:w="2225" w:type="dxa"/>
          </w:tcPr>
          <w:p w14:paraId="08EC5558" w14:textId="77777777" w:rsidR="00C369C0" w:rsidRPr="005417C5" w:rsidRDefault="00C369C0" w:rsidP="009B73FE">
            <w:pPr>
              <w:pStyle w:val="Textoindependiente"/>
              <w:ind w:left="0"/>
              <w:cnfStyle w:val="000000100000" w:firstRow="0" w:lastRow="0" w:firstColumn="0" w:lastColumn="0" w:oddVBand="0" w:evenVBand="0" w:oddHBand="1" w:evenHBand="0" w:firstRowFirstColumn="0" w:firstRowLastColumn="0" w:lastRowFirstColumn="0" w:lastRowLastColumn="0"/>
              <w:rPr>
                <w:rFonts w:ascii="Arial" w:hAnsi="Arial" w:cs="Arial"/>
                <w:b/>
                <w:bCs/>
                <w:lang w:val="es-CO"/>
                <w:rPrChange w:id="678" w:author="Farid Eliecer Ureche Lopez" w:date="2019-10-14T12:25:00Z">
                  <w:rPr>
                    <w:rFonts w:ascii="Arial" w:hAnsi="Arial" w:cs="Arial"/>
                    <w:lang w:val="es-CO"/>
                  </w:rPr>
                </w:rPrChange>
              </w:rPr>
            </w:pPr>
            <w:r w:rsidRPr="005417C5">
              <w:rPr>
                <w:rFonts w:ascii="Arial" w:hAnsi="Arial" w:cs="Arial"/>
                <w:b/>
                <w:bCs/>
                <w:lang w:val="es-CO"/>
                <w:rPrChange w:id="679" w:author="Farid Eliecer Ureche Lopez" w:date="2019-10-14T12:25:00Z">
                  <w:rPr>
                    <w:rFonts w:ascii="Arial" w:hAnsi="Arial" w:cs="Arial"/>
                    <w:lang w:val="es-CO"/>
                  </w:rPr>
                </w:rPrChange>
              </w:rPr>
              <w:t>Impacto</w:t>
            </w:r>
          </w:p>
        </w:tc>
      </w:tr>
      <w:tr w:rsidR="005A0844" w:rsidRPr="002D600F" w14:paraId="65EB2436" w14:textId="77777777" w:rsidTr="005A0844">
        <w:tc>
          <w:tcPr>
            <w:cnfStyle w:val="000010000000" w:firstRow="0" w:lastRow="0" w:firstColumn="0" w:lastColumn="0" w:oddVBand="1" w:evenVBand="0" w:oddHBand="0" w:evenHBand="0" w:firstRowFirstColumn="0" w:firstRowLastColumn="0" w:lastRowFirstColumn="0" w:lastRowLastColumn="0"/>
            <w:tcW w:w="2594" w:type="dxa"/>
          </w:tcPr>
          <w:p w14:paraId="0076E656" w14:textId="71F5B545" w:rsidR="005A0844" w:rsidRPr="00517C32" w:rsidRDefault="005A0844">
            <w:pPr>
              <w:spacing w:after="60" w:line="240" w:lineRule="auto"/>
              <w:rPr>
                <w:ins w:id="680" w:author="Farid Eliecer Ureche Lopez" w:date="2019-10-14T12:17:00Z"/>
                <w:rFonts w:eastAsia="Arial"/>
                <w:highlight w:val="yellow"/>
              </w:rPr>
              <w:pPrChange w:id="681" w:author="Farid Eliecer Ureche Lopez" w:date="2019-10-14T12:17:00Z">
                <w:pPr>
                  <w:spacing w:before="120" w:after="60" w:line="240" w:lineRule="auto"/>
                </w:pPr>
              </w:pPrChange>
            </w:pPr>
            <w:ins w:id="682" w:author="Farid Eliecer Ureche Lopez" w:date="2019-10-14T12:17:00Z">
              <w:r w:rsidRPr="00517C32">
                <w:rPr>
                  <w:rFonts w:eastAsia="Arial"/>
                  <w:highlight w:val="yellow"/>
                  <w:lang w:val="es-CO"/>
                </w:rPr>
                <w:t xml:space="preserve">Ataques de inyección de mensajería corrupta a los servicios de la aplicación </w:t>
              </w:r>
            </w:ins>
            <w:ins w:id="683" w:author="Farid Eliecer Ureche Lopez" w:date="2019-10-14T12:18:00Z">
              <w:r w:rsidRPr="00517C32">
                <w:rPr>
                  <w:rFonts w:eastAsia="Arial"/>
                  <w:highlight w:val="yellow"/>
                  <w:lang w:val="es-CO"/>
                </w:rPr>
                <w:t>SOBS</w:t>
              </w:r>
            </w:ins>
            <w:ins w:id="684" w:author="Farid Eliecer Ureche Lopez" w:date="2019-10-14T12:17:00Z">
              <w:r w:rsidRPr="00517C32">
                <w:rPr>
                  <w:rFonts w:eastAsia="Arial"/>
                  <w:highlight w:val="yellow"/>
                  <w:lang w:val="es-CO"/>
                </w:rPr>
                <w:t>.</w:t>
              </w:r>
            </w:ins>
          </w:p>
          <w:p w14:paraId="6EEA8221" w14:textId="5999E870" w:rsidR="005A0844" w:rsidRPr="00517C32" w:rsidRDefault="005A0844" w:rsidP="005A0844">
            <w:pPr>
              <w:pStyle w:val="InfoBlue"/>
              <w:ind w:left="0"/>
              <w:rPr>
                <w:rFonts w:ascii="Arial" w:hAnsi="Arial" w:cs="Arial"/>
                <w:highlight w:val="yellow"/>
                <w:lang w:val="es-CO"/>
              </w:rPr>
            </w:pPr>
            <w:del w:id="685" w:author="Farid Eliecer Ureche Lopez" w:date="2019-10-14T12:17:00Z">
              <w:r w:rsidRPr="00517C32" w:rsidDel="00CF59C0">
                <w:rPr>
                  <w:rFonts w:ascii="Arial" w:hAnsi="Arial" w:cs="Arial"/>
                  <w:highlight w:val="yellow"/>
                  <w:lang w:val="es-CO"/>
                </w:rPr>
                <w:delText>&lt;Descripción del riesgo&gt;</w:delText>
              </w:r>
            </w:del>
          </w:p>
        </w:tc>
        <w:tc>
          <w:tcPr>
            <w:tcW w:w="2595" w:type="dxa"/>
          </w:tcPr>
          <w:p w14:paraId="0D58FE00" w14:textId="7CAA31FE" w:rsidR="005A0844" w:rsidRPr="00517C32" w:rsidRDefault="005A0844" w:rsidP="005A0844">
            <w:pPr>
              <w:pStyle w:val="Textoindependiente"/>
              <w:ind w:left="0"/>
              <w:cnfStyle w:val="000000000000" w:firstRow="0" w:lastRow="0" w:firstColumn="0" w:lastColumn="0" w:oddVBand="0" w:evenVBand="0" w:oddHBand="0" w:evenHBand="0" w:firstRowFirstColumn="0" w:firstRowLastColumn="0" w:lastRowFirstColumn="0" w:lastRowLastColumn="0"/>
              <w:rPr>
                <w:rFonts w:ascii="Arial" w:hAnsi="Arial" w:cs="Arial"/>
                <w:highlight w:val="yellow"/>
                <w:lang w:val="es-CO"/>
              </w:rPr>
            </w:pPr>
            <w:ins w:id="686" w:author="Farid Eliecer Ureche Lopez" w:date="2019-10-14T12:17:00Z">
              <w:r w:rsidRPr="00517C32">
                <w:rPr>
                  <w:rFonts w:eastAsia="Arial"/>
                  <w:highlight w:val="yellow"/>
                  <w:lang w:val="es-CO"/>
                </w:rPr>
                <w:t>Se implementa tokenización por JWT, permitiendo validar la autenticidad del mensaje.</w:t>
              </w:r>
            </w:ins>
            <w:del w:id="687" w:author="Farid Eliecer Ureche Lopez" w:date="2019-10-14T12:17:00Z">
              <w:r w:rsidRPr="00517C32" w:rsidDel="00CF59C0">
                <w:rPr>
                  <w:rFonts w:ascii="Arial" w:hAnsi="Arial" w:cs="Arial"/>
                  <w:i/>
                  <w:color w:val="0000FF"/>
                  <w:highlight w:val="yellow"/>
                  <w:lang w:val="es-CO"/>
                </w:rPr>
                <w:delText>&lt;Descripción cuál es la estrategia para minimizar el impacto del riesgo.&gt;</w:delText>
              </w:r>
            </w:del>
          </w:p>
        </w:tc>
        <w:tc>
          <w:tcPr>
            <w:cnfStyle w:val="000010000000" w:firstRow="0" w:lastRow="0" w:firstColumn="0" w:lastColumn="0" w:oddVBand="1" w:evenVBand="0" w:oddHBand="0" w:evenHBand="0" w:firstRowFirstColumn="0" w:firstRowLastColumn="0" w:lastRowFirstColumn="0" w:lastRowLastColumn="0"/>
            <w:tcW w:w="1926" w:type="dxa"/>
          </w:tcPr>
          <w:p w14:paraId="786346AC" w14:textId="13D1F630" w:rsidR="005A0844" w:rsidRPr="00517C32" w:rsidRDefault="005A0844" w:rsidP="005A0844">
            <w:pPr>
              <w:pStyle w:val="Textoindependiente"/>
              <w:ind w:left="0"/>
              <w:rPr>
                <w:rFonts w:ascii="Arial" w:hAnsi="Arial" w:cs="Arial"/>
                <w:i/>
                <w:color w:val="0000FF"/>
                <w:highlight w:val="yellow"/>
                <w:lang w:val="es-CO"/>
              </w:rPr>
            </w:pPr>
            <w:ins w:id="688" w:author="Farid Eliecer Ureche Lopez" w:date="2019-10-14T12:17:00Z">
              <w:r w:rsidRPr="00517C32">
                <w:rPr>
                  <w:rFonts w:eastAsia="Arial"/>
                  <w:highlight w:val="yellow"/>
                  <w:lang w:val="es-CO"/>
                  <w:rPrChange w:id="689" w:author="Farid Eliecer Ureche Lopez" w:date="2019-10-14T12:17:00Z">
                    <w:rPr>
                      <w:rFonts w:eastAsia="Arial"/>
                      <w:i/>
                      <w:iCs/>
                      <w:lang w:val="es-CO"/>
                    </w:rPr>
                  </w:rPrChange>
                </w:rPr>
                <w:t>Reversar TX encontradas en este caso.</w:t>
              </w:r>
            </w:ins>
            <w:del w:id="690" w:author="Farid Eliecer Ureche Lopez" w:date="2019-10-14T12:17:00Z">
              <w:r w:rsidRPr="00517C32" w:rsidDel="00CF59C0">
                <w:rPr>
                  <w:rFonts w:ascii="Arial" w:hAnsi="Arial" w:cs="Arial"/>
                  <w:i/>
                  <w:color w:val="0000FF"/>
                  <w:highlight w:val="yellow"/>
                  <w:lang w:val="es-CO"/>
                </w:rPr>
                <w:delText>&lt;Descripción del plan que se ejecuta para que el riesgo no se materialice: reducción de funcionalidad, aumento de controles de seguridad etc.&gt;</w:delText>
              </w:r>
            </w:del>
          </w:p>
        </w:tc>
        <w:tc>
          <w:tcPr>
            <w:tcW w:w="2225" w:type="dxa"/>
          </w:tcPr>
          <w:p w14:paraId="2FE5E2D0" w14:textId="015DE0D2" w:rsidR="005A0844" w:rsidRPr="00517C32" w:rsidRDefault="005A0844" w:rsidP="005A0844">
            <w:pPr>
              <w:pStyle w:val="Textoindependiente"/>
              <w:ind w:left="0"/>
              <w:cnfStyle w:val="000000000000" w:firstRow="0" w:lastRow="0" w:firstColumn="0" w:lastColumn="0" w:oddVBand="0" w:evenVBand="0" w:oddHBand="0" w:evenHBand="0" w:firstRowFirstColumn="0" w:firstRowLastColumn="0" w:lastRowFirstColumn="0" w:lastRowLastColumn="0"/>
              <w:rPr>
                <w:rFonts w:ascii="Arial" w:hAnsi="Arial" w:cs="Arial"/>
                <w:i/>
                <w:color w:val="0000FF"/>
                <w:highlight w:val="yellow"/>
                <w:lang w:val="es-CO"/>
              </w:rPr>
            </w:pPr>
            <w:ins w:id="691" w:author="Farid Eliecer Ureche Lopez" w:date="2019-10-14T12:17:00Z">
              <w:r w:rsidRPr="00517C32">
                <w:rPr>
                  <w:rFonts w:eastAsia="Arial"/>
                  <w:highlight w:val="yellow"/>
                  <w:lang w:val="es-CO"/>
                </w:rPr>
                <w:t>MUY ALTO</w:t>
              </w:r>
            </w:ins>
            <w:del w:id="692" w:author="Farid Eliecer Ureche Lopez" w:date="2019-10-14T12:17:00Z">
              <w:r w:rsidRPr="00517C32" w:rsidDel="00CF59C0">
                <w:rPr>
                  <w:rFonts w:ascii="Arial" w:hAnsi="Arial" w:cs="Arial"/>
                  <w:i/>
                  <w:color w:val="0000FF"/>
                  <w:highlight w:val="yellow"/>
                  <w:lang w:val="es-CO"/>
                </w:rPr>
                <w:delText>&lt;Si se materializa el riesgo cuál es el nivel de impacto&gt;</w:delText>
              </w:r>
            </w:del>
          </w:p>
        </w:tc>
      </w:tr>
      <w:tr w:rsidR="005A0844" w:rsidRPr="002D600F" w14:paraId="06971CD3" w14:textId="77777777" w:rsidTr="005A084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4" w:type="dxa"/>
          </w:tcPr>
          <w:p w14:paraId="2E4CBB13" w14:textId="77777777" w:rsidR="005A0844" w:rsidRPr="00517C32" w:rsidRDefault="005A0844" w:rsidP="005A0844">
            <w:pPr>
              <w:spacing w:before="120" w:after="60" w:line="240" w:lineRule="auto"/>
              <w:rPr>
                <w:ins w:id="693" w:author="Farid Eliecer Ureche Lopez" w:date="2019-10-14T12:19:00Z"/>
                <w:rFonts w:eastAsia="Arial"/>
                <w:highlight w:val="yellow"/>
                <w:lang w:val="es-CO"/>
              </w:rPr>
            </w:pPr>
            <w:ins w:id="694" w:author="Farid Eliecer Ureche Lopez" w:date="2019-10-14T12:19:00Z">
              <w:r w:rsidRPr="00517C32">
                <w:rPr>
                  <w:rFonts w:eastAsia="Arial"/>
                  <w:highlight w:val="yellow"/>
                  <w:lang w:val="es-CO"/>
                </w:rPr>
                <w:t>Algunos servicios podrían exceder la capacidad en consumo de recursos.</w:t>
              </w:r>
            </w:ins>
          </w:p>
          <w:p w14:paraId="2A1F701D" w14:textId="77777777" w:rsidR="005A0844" w:rsidRPr="00517C32" w:rsidRDefault="005A0844" w:rsidP="005A0844">
            <w:pPr>
              <w:pStyle w:val="Textoindependiente"/>
              <w:ind w:left="0"/>
              <w:rPr>
                <w:rFonts w:ascii="Arial" w:hAnsi="Arial" w:cs="Arial"/>
                <w:highlight w:val="yellow"/>
                <w:lang w:val="es-CO"/>
              </w:rPr>
            </w:pPr>
          </w:p>
        </w:tc>
        <w:tc>
          <w:tcPr>
            <w:tcW w:w="2595" w:type="dxa"/>
          </w:tcPr>
          <w:p w14:paraId="03EFCA41" w14:textId="50B19381" w:rsidR="005A0844" w:rsidRPr="00517C32" w:rsidRDefault="005A0844" w:rsidP="005A0844">
            <w:pPr>
              <w:pStyle w:val="Textoindependiente"/>
              <w:ind w:left="0"/>
              <w:cnfStyle w:val="000000100000" w:firstRow="0" w:lastRow="0" w:firstColumn="0" w:lastColumn="0" w:oddVBand="0" w:evenVBand="0" w:oddHBand="1" w:evenHBand="0" w:firstRowFirstColumn="0" w:firstRowLastColumn="0" w:lastRowFirstColumn="0" w:lastRowLastColumn="0"/>
              <w:rPr>
                <w:rFonts w:ascii="Arial" w:hAnsi="Arial" w:cs="Arial"/>
                <w:highlight w:val="yellow"/>
                <w:lang w:val="es-CO"/>
              </w:rPr>
            </w:pPr>
            <w:ins w:id="695" w:author="Farid Eliecer Ureche Lopez" w:date="2019-10-14T12:19:00Z">
              <w:r w:rsidRPr="00517C32">
                <w:rPr>
                  <w:rFonts w:eastAsia="Arial"/>
                  <w:highlight w:val="yellow"/>
                  <w:lang w:val="es-CO"/>
                </w:rPr>
                <w:t>Se realiza una revisión y optimización de los servicios que exceden la capacidad de consumo de recursos.</w:t>
              </w:r>
            </w:ins>
          </w:p>
        </w:tc>
        <w:tc>
          <w:tcPr>
            <w:cnfStyle w:val="000010000000" w:firstRow="0" w:lastRow="0" w:firstColumn="0" w:lastColumn="0" w:oddVBand="1" w:evenVBand="0" w:oddHBand="0" w:evenHBand="0" w:firstRowFirstColumn="0" w:firstRowLastColumn="0" w:lastRowFirstColumn="0" w:lastRowLastColumn="0"/>
            <w:tcW w:w="1926" w:type="dxa"/>
          </w:tcPr>
          <w:p w14:paraId="4774A044" w14:textId="6A52BEEB" w:rsidR="005A0844" w:rsidRPr="00517C32" w:rsidRDefault="005A0844" w:rsidP="005A0844">
            <w:pPr>
              <w:pStyle w:val="Textoindependiente"/>
              <w:ind w:left="0"/>
              <w:rPr>
                <w:ins w:id="696" w:author="Farid Eliecer Ureche Lopez" w:date="2019-10-14T12:19:00Z"/>
                <w:rFonts w:eastAsia="Arial"/>
                <w:highlight w:val="yellow"/>
                <w:lang w:val="es-CO"/>
              </w:rPr>
            </w:pPr>
            <w:ins w:id="697" w:author="Farid Eliecer Ureche Lopez" w:date="2019-10-14T12:20:00Z">
              <w:r w:rsidRPr="00517C32">
                <w:rPr>
                  <w:rFonts w:eastAsia="Arial"/>
                  <w:highlight w:val="yellow"/>
                  <w:lang w:val="es-CO"/>
                </w:rPr>
                <w:t>Aumentar capacidad de escalamiento en nube.</w:t>
              </w:r>
            </w:ins>
          </w:p>
          <w:p w14:paraId="603539D3" w14:textId="77777777" w:rsidR="005A0844" w:rsidRPr="00517C32" w:rsidRDefault="005A0844" w:rsidP="005A0844">
            <w:pPr>
              <w:pStyle w:val="Textoindependiente"/>
              <w:ind w:left="0"/>
              <w:rPr>
                <w:ins w:id="698" w:author="Farid Eliecer Ureche Lopez" w:date="2019-10-14T12:19:00Z"/>
                <w:rFonts w:eastAsia="Arial"/>
                <w:highlight w:val="yellow"/>
                <w:lang w:val="es-CO"/>
              </w:rPr>
            </w:pPr>
          </w:p>
          <w:p w14:paraId="5F96A722" w14:textId="77777777" w:rsidR="005A0844" w:rsidRPr="00517C32" w:rsidRDefault="005A0844" w:rsidP="005A0844">
            <w:pPr>
              <w:pStyle w:val="Textoindependiente"/>
              <w:ind w:left="0"/>
              <w:rPr>
                <w:rFonts w:ascii="Arial" w:hAnsi="Arial" w:cs="Arial"/>
                <w:highlight w:val="yellow"/>
                <w:lang w:val="es-CO"/>
              </w:rPr>
            </w:pPr>
          </w:p>
        </w:tc>
        <w:tc>
          <w:tcPr>
            <w:tcW w:w="2225" w:type="dxa"/>
          </w:tcPr>
          <w:p w14:paraId="5B95CD12" w14:textId="74F84DC8" w:rsidR="005A0844" w:rsidRPr="00517C32" w:rsidRDefault="005A0844" w:rsidP="005A0844">
            <w:pPr>
              <w:pStyle w:val="Textoindependiente"/>
              <w:ind w:left="0"/>
              <w:cnfStyle w:val="000000100000" w:firstRow="0" w:lastRow="0" w:firstColumn="0" w:lastColumn="0" w:oddVBand="0" w:evenVBand="0" w:oddHBand="1" w:evenHBand="0" w:firstRowFirstColumn="0" w:firstRowLastColumn="0" w:lastRowFirstColumn="0" w:lastRowLastColumn="0"/>
              <w:rPr>
                <w:rFonts w:ascii="Arial" w:hAnsi="Arial" w:cs="Arial"/>
                <w:highlight w:val="yellow"/>
                <w:lang w:val="es-CO"/>
              </w:rPr>
            </w:pPr>
            <w:ins w:id="699" w:author="Farid Eliecer Ureche Lopez" w:date="2019-10-14T12:19:00Z">
              <w:r w:rsidRPr="00517C32">
                <w:rPr>
                  <w:rFonts w:eastAsia="Arial"/>
                  <w:highlight w:val="yellow"/>
                  <w:lang w:val="es-CO"/>
                </w:rPr>
                <w:t>MEDIO</w:t>
              </w:r>
            </w:ins>
          </w:p>
        </w:tc>
      </w:tr>
      <w:tr w:rsidR="005A0844" w:rsidRPr="002D600F" w14:paraId="5220BBB2" w14:textId="77777777" w:rsidTr="005A0844">
        <w:tc>
          <w:tcPr>
            <w:cnfStyle w:val="000010000000" w:firstRow="0" w:lastRow="0" w:firstColumn="0" w:lastColumn="0" w:oddVBand="1" w:evenVBand="0" w:oddHBand="0" w:evenHBand="0" w:firstRowFirstColumn="0" w:firstRowLastColumn="0" w:lastRowFirstColumn="0" w:lastRowLastColumn="0"/>
            <w:tcW w:w="2594" w:type="dxa"/>
          </w:tcPr>
          <w:p w14:paraId="13CB595B" w14:textId="29E07D54" w:rsidR="005A0844" w:rsidRPr="00517C32" w:rsidRDefault="005A0844" w:rsidP="005A0844">
            <w:pPr>
              <w:pStyle w:val="Textoindependiente"/>
              <w:ind w:left="0"/>
              <w:rPr>
                <w:rFonts w:ascii="Arial" w:hAnsi="Arial" w:cs="Arial"/>
                <w:highlight w:val="yellow"/>
                <w:lang w:val="es-CO"/>
              </w:rPr>
            </w:pPr>
            <w:ins w:id="700" w:author="Farid Eliecer Ureche Lopez" w:date="2019-10-14T12:22:00Z">
              <w:r w:rsidRPr="00517C32">
                <w:rPr>
                  <w:rFonts w:ascii="Arial" w:hAnsi="Arial" w:cs="Arial"/>
                  <w:highlight w:val="yellow"/>
                  <w:lang w:val="es-CO"/>
                </w:rPr>
                <w:t xml:space="preserve">Alto costo de los servicios en la </w:t>
              </w:r>
              <w:proofErr w:type="gramStart"/>
              <w:r w:rsidRPr="00517C32">
                <w:rPr>
                  <w:rFonts w:ascii="Arial" w:hAnsi="Arial" w:cs="Arial"/>
                  <w:highlight w:val="yellow"/>
                  <w:lang w:val="es-CO"/>
                </w:rPr>
                <w:t>nube,</w:t>
              </w:r>
              <w:proofErr w:type="gramEnd"/>
              <w:r w:rsidRPr="00517C32">
                <w:rPr>
                  <w:rFonts w:ascii="Arial" w:hAnsi="Arial" w:cs="Arial"/>
                  <w:highlight w:val="yellow"/>
                  <w:lang w:val="es-CO"/>
                </w:rPr>
                <w:t xml:space="preserve"> cuenta con recursos limitados.</w:t>
              </w:r>
            </w:ins>
          </w:p>
        </w:tc>
        <w:tc>
          <w:tcPr>
            <w:tcW w:w="2595" w:type="dxa"/>
          </w:tcPr>
          <w:p w14:paraId="6D9C8D39" w14:textId="790AC9F5" w:rsidR="005A0844" w:rsidRPr="00517C32" w:rsidRDefault="005A0844" w:rsidP="005A0844">
            <w:pPr>
              <w:pStyle w:val="Textoindependiente"/>
              <w:ind w:left="0"/>
              <w:cnfStyle w:val="000000000000" w:firstRow="0" w:lastRow="0" w:firstColumn="0" w:lastColumn="0" w:oddVBand="0" w:evenVBand="0" w:oddHBand="0" w:evenHBand="0" w:firstRowFirstColumn="0" w:firstRowLastColumn="0" w:lastRowFirstColumn="0" w:lastRowLastColumn="0"/>
              <w:rPr>
                <w:rFonts w:ascii="Arial" w:hAnsi="Arial" w:cs="Arial"/>
                <w:highlight w:val="yellow"/>
                <w:lang w:val="es-CO"/>
              </w:rPr>
            </w:pPr>
            <w:ins w:id="701" w:author="Farid Eliecer Ureche Lopez" w:date="2019-10-14T12:22:00Z">
              <w:r w:rsidRPr="00517C32">
                <w:rPr>
                  <w:rFonts w:ascii="Arial" w:hAnsi="Arial" w:cs="Arial"/>
                  <w:highlight w:val="yellow"/>
                  <w:lang w:val="es-CO"/>
                </w:rPr>
                <w:t xml:space="preserve">Se contratan servicios básicos con la opción de crecimiento escalado </w:t>
              </w:r>
            </w:ins>
            <w:ins w:id="702" w:author="Farid Eliecer Ureche Lopez" w:date="2019-10-14T12:23:00Z">
              <w:r w:rsidRPr="00517C32">
                <w:rPr>
                  <w:rFonts w:ascii="Arial" w:hAnsi="Arial" w:cs="Arial"/>
                  <w:highlight w:val="yellow"/>
                  <w:lang w:val="es-CO"/>
                </w:rPr>
                <w:t>manual.</w:t>
              </w:r>
            </w:ins>
          </w:p>
        </w:tc>
        <w:tc>
          <w:tcPr>
            <w:cnfStyle w:val="000010000000" w:firstRow="0" w:lastRow="0" w:firstColumn="0" w:lastColumn="0" w:oddVBand="1" w:evenVBand="0" w:oddHBand="0" w:evenHBand="0" w:firstRowFirstColumn="0" w:firstRowLastColumn="0" w:lastRowFirstColumn="0" w:lastRowLastColumn="0"/>
            <w:tcW w:w="1926" w:type="dxa"/>
          </w:tcPr>
          <w:p w14:paraId="675E05EE" w14:textId="7D381DF3" w:rsidR="005A0844" w:rsidRPr="00517C32" w:rsidRDefault="005A0844" w:rsidP="005A0844">
            <w:pPr>
              <w:pStyle w:val="Textoindependiente"/>
              <w:ind w:left="0"/>
              <w:rPr>
                <w:rFonts w:ascii="Arial" w:hAnsi="Arial" w:cs="Arial"/>
                <w:highlight w:val="yellow"/>
                <w:lang w:val="es-CO"/>
              </w:rPr>
            </w:pPr>
            <w:ins w:id="703" w:author="Farid Eliecer Ureche Lopez" w:date="2019-10-14T12:23:00Z">
              <w:r w:rsidRPr="00517C32">
                <w:rPr>
                  <w:rFonts w:ascii="Arial" w:hAnsi="Arial" w:cs="Arial"/>
                  <w:highlight w:val="yellow"/>
                  <w:lang w:val="es-CO"/>
                </w:rPr>
                <w:t>Aumentar capacidad de los planes en el momento requerido.</w:t>
              </w:r>
            </w:ins>
          </w:p>
        </w:tc>
        <w:tc>
          <w:tcPr>
            <w:tcW w:w="2225" w:type="dxa"/>
          </w:tcPr>
          <w:p w14:paraId="2FC17F8B" w14:textId="19A7B765" w:rsidR="005A0844" w:rsidRPr="00517C32" w:rsidRDefault="005A0844" w:rsidP="005A0844">
            <w:pPr>
              <w:pStyle w:val="Textoindependiente"/>
              <w:ind w:left="0"/>
              <w:cnfStyle w:val="000000000000" w:firstRow="0" w:lastRow="0" w:firstColumn="0" w:lastColumn="0" w:oddVBand="0" w:evenVBand="0" w:oddHBand="0" w:evenHBand="0" w:firstRowFirstColumn="0" w:firstRowLastColumn="0" w:lastRowFirstColumn="0" w:lastRowLastColumn="0"/>
              <w:rPr>
                <w:rFonts w:ascii="Arial" w:hAnsi="Arial" w:cs="Arial"/>
                <w:highlight w:val="yellow"/>
                <w:lang w:val="es-CO"/>
              </w:rPr>
            </w:pPr>
            <w:ins w:id="704" w:author="Farid Eliecer Ureche Lopez" w:date="2019-10-14T12:23:00Z">
              <w:r w:rsidRPr="00517C32">
                <w:rPr>
                  <w:rFonts w:ascii="Arial" w:hAnsi="Arial" w:cs="Arial"/>
                  <w:highlight w:val="yellow"/>
                  <w:lang w:val="es-CO"/>
                </w:rPr>
                <w:t>MEDIO</w:t>
              </w:r>
            </w:ins>
          </w:p>
        </w:tc>
      </w:tr>
      <w:tr w:rsidR="005A0844" w:rsidRPr="002D600F" w14:paraId="0A4F7224" w14:textId="77777777" w:rsidTr="005A084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94" w:type="dxa"/>
          </w:tcPr>
          <w:p w14:paraId="5AE48A43" w14:textId="77777777" w:rsidR="005A0844" w:rsidRPr="00CB2AA7" w:rsidRDefault="005A0844" w:rsidP="005A0844">
            <w:pPr>
              <w:pStyle w:val="Textoindependiente"/>
              <w:ind w:left="0"/>
              <w:rPr>
                <w:rFonts w:ascii="Arial" w:hAnsi="Arial" w:cs="Arial"/>
                <w:lang w:val="es-CO"/>
              </w:rPr>
            </w:pPr>
          </w:p>
        </w:tc>
        <w:tc>
          <w:tcPr>
            <w:tcW w:w="2595" w:type="dxa"/>
          </w:tcPr>
          <w:p w14:paraId="50F40DEB" w14:textId="77777777" w:rsidR="005A0844" w:rsidRPr="00CB2AA7" w:rsidRDefault="005A0844" w:rsidP="005A0844">
            <w:pPr>
              <w:pStyle w:val="Textoindependiente"/>
              <w:ind w:left="0"/>
              <w:cnfStyle w:val="000000100000" w:firstRow="0" w:lastRow="0" w:firstColumn="0" w:lastColumn="0" w:oddVBand="0" w:evenVBand="0" w:oddHBand="1" w:evenHBand="0" w:firstRowFirstColumn="0" w:firstRowLastColumn="0" w:lastRowFirstColumn="0" w:lastRowLastColumn="0"/>
              <w:rPr>
                <w:rFonts w:ascii="Arial" w:hAnsi="Arial" w:cs="Arial"/>
                <w:lang w:val="es-CO"/>
              </w:rPr>
            </w:pPr>
          </w:p>
        </w:tc>
        <w:tc>
          <w:tcPr>
            <w:cnfStyle w:val="000010000000" w:firstRow="0" w:lastRow="0" w:firstColumn="0" w:lastColumn="0" w:oddVBand="1" w:evenVBand="0" w:oddHBand="0" w:evenHBand="0" w:firstRowFirstColumn="0" w:firstRowLastColumn="0" w:lastRowFirstColumn="0" w:lastRowLastColumn="0"/>
            <w:tcW w:w="1926" w:type="dxa"/>
          </w:tcPr>
          <w:p w14:paraId="77A52294" w14:textId="77777777" w:rsidR="005A0844" w:rsidRPr="00CB2AA7" w:rsidRDefault="005A0844" w:rsidP="005A0844">
            <w:pPr>
              <w:pStyle w:val="Textoindependiente"/>
              <w:ind w:left="0"/>
              <w:rPr>
                <w:rFonts w:ascii="Arial" w:hAnsi="Arial" w:cs="Arial"/>
                <w:lang w:val="es-CO"/>
              </w:rPr>
            </w:pPr>
          </w:p>
        </w:tc>
        <w:tc>
          <w:tcPr>
            <w:tcW w:w="2225" w:type="dxa"/>
          </w:tcPr>
          <w:p w14:paraId="007DCDA8" w14:textId="77777777" w:rsidR="005A0844" w:rsidRPr="00CB2AA7" w:rsidRDefault="005A0844" w:rsidP="005A0844">
            <w:pPr>
              <w:pStyle w:val="Textoindependiente"/>
              <w:ind w:left="0"/>
              <w:cnfStyle w:val="000000100000" w:firstRow="0" w:lastRow="0" w:firstColumn="0" w:lastColumn="0" w:oddVBand="0" w:evenVBand="0" w:oddHBand="1" w:evenHBand="0" w:firstRowFirstColumn="0" w:firstRowLastColumn="0" w:lastRowFirstColumn="0" w:lastRowLastColumn="0"/>
              <w:rPr>
                <w:rFonts w:ascii="Arial" w:hAnsi="Arial" w:cs="Arial"/>
                <w:lang w:val="es-CO"/>
              </w:rPr>
            </w:pPr>
          </w:p>
        </w:tc>
      </w:tr>
    </w:tbl>
    <w:p w14:paraId="450EA2D7" w14:textId="75CB9D82" w:rsidR="001B34DD" w:rsidDel="005E5AE2" w:rsidRDefault="001B34DD" w:rsidP="00E97501">
      <w:pPr>
        <w:pStyle w:val="Ttulo"/>
        <w:jc w:val="left"/>
        <w:rPr>
          <w:del w:id="705" w:author="Farid Eliecer Ureche Lopez" w:date="2019-10-14T12:24:00Z"/>
          <w:rFonts w:cs="Arial"/>
          <w:lang w:val="es-CO"/>
        </w:rPr>
      </w:pPr>
    </w:p>
    <w:p w14:paraId="1F666B41" w14:textId="372D6D29" w:rsidR="005E5AE2" w:rsidRDefault="005E5AE2" w:rsidP="005E5AE2">
      <w:pPr>
        <w:rPr>
          <w:ins w:id="706" w:author="Farid Eliecer Ureche Lopez" w:date="2019-10-14T18:26:00Z"/>
          <w:lang w:val="es-CO"/>
        </w:rPr>
      </w:pPr>
    </w:p>
    <w:p w14:paraId="3DD355C9" w14:textId="0DAA451F" w:rsidR="001B34DD" w:rsidRPr="00A721C8" w:rsidDel="00E97501" w:rsidRDefault="005E5AE2" w:rsidP="00C30138">
      <w:pPr>
        <w:pStyle w:val="Ttulo1"/>
        <w:rPr>
          <w:del w:id="707" w:author="Farid Eliecer Ureche Lopez" w:date="2019-10-14T12:24:00Z"/>
          <w:rFonts w:cs="Arial"/>
          <w:sz w:val="20"/>
          <w:lang w:val="es-CO"/>
        </w:rPr>
        <w:sectPr w:rsidR="001B34DD" w:rsidRPr="00A721C8" w:rsidDel="00E97501" w:rsidSect="009733B8">
          <w:endnotePr>
            <w:numFmt w:val="decimal"/>
          </w:endnotePr>
          <w:pgSz w:w="12240" w:h="15840"/>
          <w:pgMar w:top="1440" w:right="1440" w:bottom="1440" w:left="1440" w:header="720" w:footer="720" w:gutter="0"/>
          <w:cols w:space="720"/>
          <w:docGrid w:linePitch="360"/>
        </w:sectPr>
      </w:pPr>
      <w:bookmarkStart w:id="708" w:name="_Toc21970179"/>
      <w:ins w:id="709" w:author="Farid Eliecer Ureche Lopez" w:date="2019-10-14T18:26:00Z">
        <w:r w:rsidRPr="00A721C8">
          <w:rPr>
            <w:b w:val="0"/>
            <w:bCs/>
            <w:lang w:val="es-CO"/>
            <w:rPrChange w:id="710" w:author="Farid Eliecer Ureche Lopez" w:date="2019-10-14T18:28:00Z">
              <w:rPr>
                <w:b w:val="0"/>
                <w:lang w:val="es-CO"/>
              </w:rPr>
            </w:rPrChange>
          </w:rPr>
          <w:t>ANEXO</w:t>
        </w:r>
      </w:ins>
      <w:bookmarkEnd w:id="708"/>
    </w:p>
    <w:p w14:paraId="1A81F0B1" w14:textId="77777777" w:rsidR="005D7B34" w:rsidRPr="00CB2AA7" w:rsidRDefault="005D7B34" w:rsidP="00A721C8">
      <w:pPr>
        <w:pStyle w:val="Ttulo1"/>
        <w:rPr>
          <w:rFonts w:cs="Arial"/>
          <w:lang w:val="es-CO"/>
        </w:rPr>
      </w:pPr>
    </w:p>
    <w:sectPr w:rsidR="005D7B34" w:rsidRPr="00CB2AA7" w:rsidSect="009733B8">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CDC5B" w14:textId="77777777" w:rsidR="00423E14" w:rsidRDefault="00423E14" w:rsidP="00161302">
      <w:pPr>
        <w:spacing w:line="240" w:lineRule="auto"/>
      </w:pPr>
      <w:r>
        <w:separator/>
      </w:r>
    </w:p>
  </w:endnote>
  <w:endnote w:type="continuationSeparator" w:id="0">
    <w:p w14:paraId="38F976BC" w14:textId="77777777" w:rsidR="00423E14" w:rsidRDefault="00423E14" w:rsidP="00161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2DD96" w14:textId="77777777" w:rsidR="005E5AE2" w:rsidRPr="008C12E8" w:rsidRDefault="005E5AE2" w:rsidP="008C12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81701" w14:textId="77777777" w:rsidR="00423E14" w:rsidRDefault="00423E14" w:rsidP="00161302">
      <w:pPr>
        <w:spacing w:line="240" w:lineRule="auto"/>
      </w:pPr>
      <w:r>
        <w:separator/>
      </w:r>
    </w:p>
  </w:footnote>
  <w:footnote w:type="continuationSeparator" w:id="0">
    <w:p w14:paraId="66615BC8" w14:textId="77777777" w:rsidR="00423E14" w:rsidRDefault="00423E14" w:rsidP="001613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6B1D1" w14:textId="77777777" w:rsidR="005E5AE2" w:rsidRPr="00E953A6" w:rsidRDefault="005E5AE2">
    <w:pPr>
      <w:pStyle w:val="Encabezado"/>
      <w:rPr>
        <w:lang w:val="es-CO"/>
      </w:rPr>
    </w:pPr>
    <w:r w:rsidRPr="00E953A6">
      <w:rPr>
        <w:lang w:val="es-CO"/>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57532" w14:textId="77777777" w:rsidR="005E5AE2" w:rsidRDefault="005E5A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6D1164"/>
    <w:multiLevelType w:val="hybridMultilevel"/>
    <w:tmpl w:val="BB727AF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3D70E93"/>
    <w:multiLevelType w:val="hybridMultilevel"/>
    <w:tmpl w:val="BD60B050"/>
    <w:lvl w:ilvl="0" w:tplc="59E89462">
      <w:start w:val="1"/>
      <w:numFmt w:val="bullet"/>
      <w:lvlText w:val=""/>
      <w:lvlJc w:val="left"/>
      <w:pPr>
        <w:ind w:left="720" w:hanging="360"/>
      </w:pPr>
      <w:rPr>
        <w:rFonts w:ascii="Symbol" w:hAnsi="Symbol" w:hint="default"/>
      </w:rPr>
    </w:lvl>
    <w:lvl w:ilvl="1" w:tplc="141017E2">
      <w:start w:val="1"/>
      <w:numFmt w:val="bullet"/>
      <w:lvlText w:val="o"/>
      <w:lvlJc w:val="left"/>
      <w:pPr>
        <w:ind w:left="1440" w:hanging="360"/>
      </w:pPr>
      <w:rPr>
        <w:rFonts w:ascii="Courier New" w:hAnsi="Courier New" w:hint="default"/>
      </w:rPr>
    </w:lvl>
    <w:lvl w:ilvl="2" w:tplc="AAECC80E">
      <w:start w:val="1"/>
      <w:numFmt w:val="bullet"/>
      <w:lvlText w:val=""/>
      <w:lvlJc w:val="left"/>
      <w:pPr>
        <w:ind w:left="2160" w:hanging="360"/>
      </w:pPr>
      <w:rPr>
        <w:rFonts w:ascii="Wingdings" w:hAnsi="Wingdings" w:hint="default"/>
      </w:rPr>
    </w:lvl>
    <w:lvl w:ilvl="3" w:tplc="635E99C2">
      <w:start w:val="1"/>
      <w:numFmt w:val="bullet"/>
      <w:lvlText w:val=""/>
      <w:lvlJc w:val="left"/>
      <w:pPr>
        <w:ind w:left="2880" w:hanging="360"/>
      </w:pPr>
      <w:rPr>
        <w:rFonts w:ascii="Symbol" w:hAnsi="Symbol" w:hint="default"/>
      </w:rPr>
    </w:lvl>
    <w:lvl w:ilvl="4" w:tplc="4BA20424">
      <w:start w:val="1"/>
      <w:numFmt w:val="bullet"/>
      <w:lvlText w:val="o"/>
      <w:lvlJc w:val="left"/>
      <w:pPr>
        <w:ind w:left="3600" w:hanging="360"/>
      </w:pPr>
      <w:rPr>
        <w:rFonts w:ascii="Courier New" w:hAnsi="Courier New" w:hint="default"/>
      </w:rPr>
    </w:lvl>
    <w:lvl w:ilvl="5" w:tplc="23BC3C34">
      <w:start w:val="1"/>
      <w:numFmt w:val="bullet"/>
      <w:lvlText w:val=""/>
      <w:lvlJc w:val="left"/>
      <w:pPr>
        <w:ind w:left="4320" w:hanging="360"/>
      </w:pPr>
      <w:rPr>
        <w:rFonts w:ascii="Wingdings" w:hAnsi="Wingdings" w:hint="default"/>
      </w:rPr>
    </w:lvl>
    <w:lvl w:ilvl="6" w:tplc="0F101AFA">
      <w:start w:val="1"/>
      <w:numFmt w:val="bullet"/>
      <w:lvlText w:val=""/>
      <w:lvlJc w:val="left"/>
      <w:pPr>
        <w:ind w:left="5040" w:hanging="360"/>
      </w:pPr>
      <w:rPr>
        <w:rFonts w:ascii="Symbol" w:hAnsi="Symbol" w:hint="default"/>
      </w:rPr>
    </w:lvl>
    <w:lvl w:ilvl="7" w:tplc="733C4048">
      <w:start w:val="1"/>
      <w:numFmt w:val="bullet"/>
      <w:lvlText w:val="o"/>
      <w:lvlJc w:val="left"/>
      <w:pPr>
        <w:ind w:left="5760" w:hanging="360"/>
      </w:pPr>
      <w:rPr>
        <w:rFonts w:ascii="Courier New" w:hAnsi="Courier New" w:hint="default"/>
      </w:rPr>
    </w:lvl>
    <w:lvl w:ilvl="8" w:tplc="5BEAB9EE">
      <w:start w:val="1"/>
      <w:numFmt w:val="bullet"/>
      <w:lvlText w:val=""/>
      <w:lvlJc w:val="left"/>
      <w:pPr>
        <w:ind w:left="6480" w:hanging="360"/>
      </w:pPr>
      <w:rPr>
        <w:rFonts w:ascii="Wingdings" w:hAnsi="Wingdings" w:hint="default"/>
      </w:rPr>
    </w:lvl>
  </w:abstractNum>
  <w:abstractNum w:abstractNumId="5" w15:restartNumberingAfterBreak="0">
    <w:nsid w:val="07DF1C89"/>
    <w:multiLevelType w:val="hybridMultilevel"/>
    <w:tmpl w:val="E290360C"/>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A7264EF"/>
    <w:multiLevelType w:val="hybridMultilevel"/>
    <w:tmpl w:val="BE508202"/>
    <w:lvl w:ilvl="0" w:tplc="0F9402AC">
      <w:start w:val="1"/>
      <w:numFmt w:val="bullet"/>
      <w:lvlText w:val=""/>
      <w:lvlJc w:val="left"/>
      <w:pPr>
        <w:ind w:left="720" w:hanging="360"/>
      </w:pPr>
      <w:rPr>
        <w:rFonts w:ascii="Symbol" w:hAnsi="Symbol" w:hint="default"/>
      </w:rPr>
    </w:lvl>
    <w:lvl w:ilvl="1" w:tplc="DDB404A8">
      <w:start w:val="1"/>
      <w:numFmt w:val="bullet"/>
      <w:lvlText w:val="o"/>
      <w:lvlJc w:val="left"/>
      <w:pPr>
        <w:ind w:left="1440" w:hanging="360"/>
      </w:pPr>
      <w:rPr>
        <w:rFonts w:ascii="Courier New" w:hAnsi="Courier New" w:hint="default"/>
      </w:rPr>
    </w:lvl>
    <w:lvl w:ilvl="2" w:tplc="12AE0BD4">
      <w:start w:val="1"/>
      <w:numFmt w:val="bullet"/>
      <w:lvlText w:val=""/>
      <w:lvlJc w:val="left"/>
      <w:pPr>
        <w:ind w:left="2160" w:hanging="360"/>
      </w:pPr>
      <w:rPr>
        <w:rFonts w:ascii="Wingdings" w:hAnsi="Wingdings" w:hint="default"/>
      </w:rPr>
    </w:lvl>
    <w:lvl w:ilvl="3" w:tplc="24B6A4E2">
      <w:start w:val="1"/>
      <w:numFmt w:val="bullet"/>
      <w:lvlText w:val=""/>
      <w:lvlJc w:val="left"/>
      <w:pPr>
        <w:ind w:left="2880" w:hanging="360"/>
      </w:pPr>
      <w:rPr>
        <w:rFonts w:ascii="Symbol" w:hAnsi="Symbol" w:hint="default"/>
      </w:rPr>
    </w:lvl>
    <w:lvl w:ilvl="4" w:tplc="E494C3E2">
      <w:start w:val="1"/>
      <w:numFmt w:val="bullet"/>
      <w:lvlText w:val="o"/>
      <w:lvlJc w:val="left"/>
      <w:pPr>
        <w:ind w:left="3600" w:hanging="360"/>
      </w:pPr>
      <w:rPr>
        <w:rFonts w:ascii="Courier New" w:hAnsi="Courier New" w:hint="default"/>
      </w:rPr>
    </w:lvl>
    <w:lvl w:ilvl="5" w:tplc="35B81EF8">
      <w:start w:val="1"/>
      <w:numFmt w:val="bullet"/>
      <w:lvlText w:val=""/>
      <w:lvlJc w:val="left"/>
      <w:pPr>
        <w:ind w:left="4320" w:hanging="360"/>
      </w:pPr>
      <w:rPr>
        <w:rFonts w:ascii="Wingdings" w:hAnsi="Wingdings" w:hint="default"/>
      </w:rPr>
    </w:lvl>
    <w:lvl w:ilvl="6" w:tplc="9A50809E">
      <w:start w:val="1"/>
      <w:numFmt w:val="bullet"/>
      <w:lvlText w:val=""/>
      <w:lvlJc w:val="left"/>
      <w:pPr>
        <w:ind w:left="5040" w:hanging="360"/>
      </w:pPr>
      <w:rPr>
        <w:rFonts w:ascii="Symbol" w:hAnsi="Symbol" w:hint="default"/>
      </w:rPr>
    </w:lvl>
    <w:lvl w:ilvl="7" w:tplc="B148AC24">
      <w:start w:val="1"/>
      <w:numFmt w:val="bullet"/>
      <w:lvlText w:val="o"/>
      <w:lvlJc w:val="left"/>
      <w:pPr>
        <w:ind w:left="5760" w:hanging="360"/>
      </w:pPr>
      <w:rPr>
        <w:rFonts w:ascii="Courier New" w:hAnsi="Courier New" w:hint="default"/>
      </w:rPr>
    </w:lvl>
    <w:lvl w:ilvl="8" w:tplc="87DEF808">
      <w:start w:val="1"/>
      <w:numFmt w:val="bullet"/>
      <w:lvlText w:val=""/>
      <w:lvlJc w:val="left"/>
      <w:pPr>
        <w:ind w:left="6480" w:hanging="360"/>
      </w:pPr>
      <w:rPr>
        <w:rFonts w:ascii="Wingdings" w:hAnsi="Wingdings" w:hint="default"/>
      </w:rPr>
    </w:lvl>
  </w:abstractNum>
  <w:abstractNum w:abstractNumId="8" w15:restartNumberingAfterBreak="0">
    <w:nsid w:val="0C6A7B2A"/>
    <w:multiLevelType w:val="hybridMultilevel"/>
    <w:tmpl w:val="28801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D4553A3"/>
    <w:multiLevelType w:val="hybridMultilevel"/>
    <w:tmpl w:val="C9D692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3403486"/>
    <w:multiLevelType w:val="hybridMultilevel"/>
    <w:tmpl w:val="9F144FEE"/>
    <w:lvl w:ilvl="0" w:tplc="B17EA2F2">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92011CA"/>
    <w:multiLevelType w:val="hybridMultilevel"/>
    <w:tmpl w:val="568EE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AC6EA6"/>
    <w:multiLevelType w:val="multilevel"/>
    <w:tmpl w:val="6E60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8976110"/>
    <w:multiLevelType w:val="hybridMultilevel"/>
    <w:tmpl w:val="D2267B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11F3D02"/>
    <w:multiLevelType w:val="hybridMultilevel"/>
    <w:tmpl w:val="4C4675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80E434B"/>
    <w:multiLevelType w:val="hybridMultilevel"/>
    <w:tmpl w:val="084CB6D0"/>
    <w:lvl w:ilvl="0" w:tplc="5AF6285E">
      <w:numFmt w:val="bullet"/>
      <w:lvlText w:val=""/>
      <w:lvlJc w:val="left"/>
      <w:pPr>
        <w:ind w:left="720" w:hanging="360"/>
      </w:pPr>
      <w:rPr>
        <w:rFonts w:ascii="Symbol" w:eastAsia="Times New Roman"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E54592F"/>
    <w:multiLevelType w:val="hybridMultilevel"/>
    <w:tmpl w:val="723AB39C"/>
    <w:lvl w:ilvl="0" w:tplc="F086E136">
      <w:start w:val="1"/>
      <w:numFmt w:val="bullet"/>
      <w:lvlText w:val=""/>
      <w:lvlJc w:val="left"/>
      <w:pPr>
        <w:ind w:left="720" w:hanging="360"/>
      </w:pPr>
      <w:rPr>
        <w:rFonts w:ascii="Symbol" w:hAnsi="Symbol" w:hint="default"/>
      </w:rPr>
    </w:lvl>
    <w:lvl w:ilvl="1" w:tplc="960CC00E">
      <w:start w:val="1"/>
      <w:numFmt w:val="bullet"/>
      <w:lvlText w:val="o"/>
      <w:lvlJc w:val="left"/>
      <w:pPr>
        <w:ind w:left="1440" w:hanging="360"/>
      </w:pPr>
      <w:rPr>
        <w:rFonts w:ascii="Courier New" w:hAnsi="Courier New" w:hint="default"/>
      </w:rPr>
    </w:lvl>
    <w:lvl w:ilvl="2" w:tplc="4B2EB2E8">
      <w:start w:val="1"/>
      <w:numFmt w:val="bullet"/>
      <w:lvlText w:val=""/>
      <w:lvlJc w:val="left"/>
      <w:pPr>
        <w:ind w:left="2160" w:hanging="360"/>
      </w:pPr>
      <w:rPr>
        <w:rFonts w:ascii="Wingdings" w:hAnsi="Wingdings" w:hint="default"/>
      </w:rPr>
    </w:lvl>
    <w:lvl w:ilvl="3" w:tplc="E2F2F070">
      <w:start w:val="1"/>
      <w:numFmt w:val="bullet"/>
      <w:lvlText w:val=""/>
      <w:lvlJc w:val="left"/>
      <w:pPr>
        <w:ind w:left="2880" w:hanging="360"/>
      </w:pPr>
      <w:rPr>
        <w:rFonts w:ascii="Symbol" w:hAnsi="Symbol" w:hint="default"/>
      </w:rPr>
    </w:lvl>
    <w:lvl w:ilvl="4" w:tplc="AC76C1BC">
      <w:start w:val="1"/>
      <w:numFmt w:val="bullet"/>
      <w:lvlText w:val="o"/>
      <w:lvlJc w:val="left"/>
      <w:pPr>
        <w:ind w:left="3600" w:hanging="360"/>
      </w:pPr>
      <w:rPr>
        <w:rFonts w:ascii="Courier New" w:hAnsi="Courier New" w:hint="default"/>
      </w:rPr>
    </w:lvl>
    <w:lvl w:ilvl="5" w:tplc="F8440270">
      <w:start w:val="1"/>
      <w:numFmt w:val="bullet"/>
      <w:lvlText w:val=""/>
      <w:lvlJc w:val="left"/>
      <w:pPr>
        <w:ind w:left="4320" w:hanging="360"/>
      </w:pPr>
      <w:rPr>
        <w:rFonts w:ascii="Wingdings" w:hAnsi="Wingdings" w:hint="default"/>
      </w:rPr>
    </w:lvl>
    <w:lvl w:ilvl="6" w:tplc="D7B60082">
      <w:start w:val="1"/>
      <w:numFmt w:val="bullet"/>
      <w:lvlText w:val=""/>
      <w:lvlJc w:val="left"/>
      <w:pPr>
        <w:ind w:left="5040" w:hanging="360"/>
      </w:pPr>
      <w:rPr>
        <w:rFonts w:ascii="Symbol" w:hAnsi="Symbol" w:hint="default"/>
      </w:rPr>
    </w:lvl>
    <w:lvl w:ilvl="7" w:tplc="B1B29266">
      <w:start w:val="1"/>
      <w:numFmt w:val="bullet"/>
      <w:lvlText w:val="o"/>
      <w:lvlJc w:val="left"/>
      <w:pPr>
        <w:ind w:left="5760" w:hanging="360"/>
      </w:pPr>
      <w:rPr>
        <w:rFonts w:ascii="Courier New" w:hAnsi="Courier New" w:hint="default"/>
      </w:rPr>
    </w:lvl>
    <w:lvl w:ilvl="8" w:tplc="D792AC0C">
      <w:start w:val="1"/>
      <w:numFmt w:val="bullet"/>
      <w:lvlText w:val=""/>
      <w:lvlJc w:val="left"/>
      <w:pPr>
        <w:ind w:left="6480" w:hanging="360"/>
      </w:pPr>
      <w:rPr>
        <w:rFonts w:ascii="Wingdings" w:hAnsi="Wingdings" w:hint="default"/>
      </w:rPr>
    </w:lvl>
  </w:abstractNum>
  <w:abstractNum w:abstractNumId="24"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4C6262F"/>
    <w:multiLevelType w:val="hybridMultilevel"/>
    <w:tmpl w:val="189EAD1C"/>
    <w:lvl w:ilvl="0" w:tplc="275666CC">
      <w:start w:val="2"/>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45D661AA"/>
    <w:multiLevelType w:val="hybridMultilevel"/>
    <w:tmpl w:val="16A050EC"/>
    <w:lvl w:ilvl="0" w:tplc="607E20BC">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6627196"/>
    <w:multiLevelType w:val="hybridMultilevel"/>
    <w:tmpl w:val="959ADF04"/>
    <w:lvl w:ilvl="0" w:tplc="8456511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4AA906E2"/>
    <w:multiLevelType w:val="hybridMultilevel"/>
    <w:tmpl w:val="8BBE8E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50547301"/>
    <w:multiLevelType w:val="multilevel"/>
    <w:tmpl w:val="9DE8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539C52BD"/>
    <w:multiLevelType w:val="hybridMultilevel"/>
    <w:tmpl w:val="BAACDA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4CE1ABB"/>
    <w:multiLevelType w:val="multilevel"/>
    <w:tmpl w:val="78D2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6C2E68"/>
    <w:multiLevelType w:val="hybridMultilevel"/>
    <w:tmpl w:val="F4AE6A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A396A52"/>
    <w:multiLevelType w:val="multilevel"/>
    <w:tmpl w:val="11B6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559FB"/>
    <w:multiLevelType w:val="multilevel"/>
    <w:tmpl w:val="90B2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7AFC5A2E"/>
    <w:multiLevelType w:val="multilevel"/>
    <w:tmpl w:val="E15C34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20"/>
  </w:num>
  <w:num w:numId="3">
    <w:abstractNumId w:val="43"/>
  </w:num>
  <w:num w:numId="4">
    <w:abstractNumId w:val="32"/>
  </w:num>
  <w:num w:numId="5">
    <w:abstractNumId w:val="30"/>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41"/>
  </w:num>
  <w:num w:numId="9">
    <w:abstractNumId w:val="6"/>
  </w:num>
  <w:num w:numId="10">
    <w:abstractNumId w:val="21"/>
  </w:num>
  <w:num w:numId="11">
    <w:abstractNumId w:val="19"/>
  </w:num>
  <w:num w:numId="12">
    <w:abstractNumId w:val="40"/>
  </w:num>
  <w:num w:numId="13">
    <w:abstractNumId w:val="18"/>
  </w:num>
  <w:num w:numId="14">
    <w:abstractNumId w:val="11"/>
  </w:num>
  <w:num w:numId="15">
    <w:abstractNumId w:val="39"/>
  </w:num>
  <w:num w:numId="16">
    <w:abstractNumId w:val="28"/>
  </w:num>
  <w:num w:numId="17">
    <w:abstractNumId w:val="14"/>
  </w:num>
  <w:num w:numId="18">
    <w:abstractNumId w:val="2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6"/>
  </w:num>
  <w:num w:numId="21">
    <w:abstractNumId w:val="38"/>
  </w:num>
  <w:num w:numId="22">
    <w:abstractNumId w:val="25"/>
  </w:num>
  <w:num w:numId="23">
    <w:abstractNumId w:val="42"/>
  </w:num>
  <w:num w:numId="24">
    <w:abstractNumId w:val="27"/>
  </w:num>
  <w:num w:numId="25">
    <w:abstractNumId w:val="17"/>
  </w:num>
  <w:num w:numId="26">
    <w:abstractNumId w:val="10"/>
  </w:num>
  <w:num w:numId="27">
    <w:abstractNumId w:val="8"/>
  </w:num>
  <w:num w:numId="28">
    <w:abstractNumId w:val="0"/>
  </w:num>
  <w:num w:numId="29">
    <w:abstractNumId w:val="29"/>
  </w:num>
  <w:num w:numId="30">
    <w:abstractNumId w:val="35"/>
  </w:num>
  <w:num w:numId="31">
    <w:abstractNumId w:val="0"/>
  </w:num>
  <w:num w:numId="32">
    <w:abstractNumId w:val="0"/>
  </w:num>
  <w:num w:numId="33">
    <w:abstractNumId w:val="0"/>
  </w:num>
  <w:num w:numId="34">
    <w:abstractNumId w:val="0"/>
  </w:num>
  <w:num w:numId="35">
    <w:abstractNumId w:val="22"/>
  </w:num>
  <w:num w:numId="36">
    <w:abstractNumId w:val="13"/>
  </w:num>
  <w:num w:numId="37">
    <w:abstractNumId w:val="31"/>
  </w:num>
  <w:num w:numId="38">
    <w:abstractNumId w:val="36"/>
  </w:num>
  <w:num w:numId="39">
    <w:abstractNumId w:val="37"/>
  </w:num>
  <w:num w:numId="40">
    <w:abstractNumId w:val="34"/>
  </w:num>
  <w:num w:numId="41">
    <w:abstractNumId w:val="23"/>
  </w:num>
  <w:num w:numId="42">
    <w:abstractNumId w:val="15"/>
  </w:num>
  <w:num w:numId="43">
    <w:abstractNumId w:val="5"/>
  </w:num>
  <w:num w:numId="44">
    <w:abstractNumId w:val="12"/>
  </w:num>
  <w:num w:numId="45">
    <w:abstractNumId w:val="4"/>
  </w:num>
  <w:num w:numId="46">
    <w:abstractNumId w:val="7"/>
  </w:num>
  <w:num w:numId="47">
    <w:abstractNumId w:val="33"/>
  </w:num>
  <w:num w:numId="48">
    <w:abstractNumId w:val="0"/>
  </w:num>
  <w:num w:numId="49">
    <w:abstractNumId w:val="0"/>
  </w:num>
  <w:num w:numId="50">
    <w:abstractNumId w:val="26"/>
  </w:num>
  <w:num w:numId="51">
    <w:abstractNumId w:val="9"/>
  </w:num>
  <w:num w:numId="5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rid Eliecer Ureche Lopez">
    <w15:presenceInfo w15:providerId="AD" w15:userId="S::faridureche@javeriana.edu.co::5db212b0-12f5-4801-949d-96a4436c45ed"/>
  </w15:person>
  <w15:person w15:author="faridureche@faridureche.onmicrosoft.com">
    <w15:presenceInfo w15:providerId="None" w15:userId="faridureche@faridurech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C5A"/>
    <w:rsid w:val="00007ADF"/>
    <w:rsid w:val="00015982"/>
    <w:rsid w:val="000214C1"/>
    <w:rsid w:val="0002730D"/>
    <w:rsid w:val="00050142"/>
    <w:rsid w:val="00050143"/>
    <w:rsid w:val="00073F4D"/>
    <w:rsid w:val="000770E8"/>
    <w:rsid w:val="00077DE1"/>
    <w:rsid w:val="00082914"/>
    <w:rsid w:val="0008461D"/>
    <w:rsid w:val="000A3BA9"/>
    <w:rsid w:val="000A4A5F"/>
    <w:rsid w:val="000B356D"/>
    <w:rsid w:val="000B7128"/>
    <w:rsid w:val="000C10EC"/>
    <w:rsid w:val="000C7D64"/>
    <w:rsid w:val="000D5C58"/>
    <w:rsid w:val="000E0C8C"/>
    <w:rsid w:val="000E588A"/>
    <w:rsid w:val="000F3BCA"/>
    <w:rsid w:val="00102FEE"/>
    <w:rsid w:val="00104513"/>
    <w:rsid w:val="0011498A"/>
    <w:rsid w:val="0012124C"/>
    <w:rsid w:val="0012452B"/>
    <w:rsid w:val="00125DDB"/>
    <w:rsid w:val="00132A1E"/>
    <w:rsid w:val="00151955"/>
    <w:rsid w:val="00160A40"/>
    <w:rsid w:val="00161302"/>
    <w:rsid w:val="001722F0"/>
    <w:rsid w:val="00176659"/>
    <w:rsid w:val="001A4A86"/>
    <w:rsid w:val="001B34DD"/>
    <w:rsid w:val="001C1553"/>
    <w:rsid w:val="001C1D5C"/>
    <w:rsid w:val="00200593"/>
    <w:rsid w:val="00201824"/>
    <w:rsid w:val="002052B5"/>
    <w:rsid w:val="00210A5B"/>
    <w:rsid w:val="00245661"/>
    <w:rsid w:val="00251D3F"/>
    <w:rsid w:val="002606A2"/>
    <w:rsid w:val="002648C9"/>
    <w:rsid w:val="00264BAB"/>
    <w:rsid w:val="00277EDF"/>
    <w:rsid w:val="00286272"/>
    <w:rsid w:val="00291FB8"/>
    <w:rsid w:val="00297056"/>
    <w:rsid w:val="002A2128"/>
    <w:rsid w:val="002A6379"/>
    <w:rsid w:val="002A7D57"/>
    <w:rsid w:val="002C1D0E"/>
    <w:rsid w:val="002D600F"/>
    <w:rsid w:val="002D7139"/>
    <w:rsid w:val="002E2376"/>
    <w:rsid w:val="002F0E84"/>
    <w:rsid w:val="003136AE"/>
    <w:rsid w:val="0031476F"/>
    <w:rsid w:val="003203C7"/>
    <w:rsid w:val="00343CC0"/>
    <w:rsid w:val="00343DA6"/>
    <w:rsid w:val="00345743"/>
    <w:rsid w:val="00347EE7"/>
    <w:rsid w:val="00351D3D"/>
    <w:rsid w:val="00365614"/>
    <w:rsid w:val="00372091"/>
    <w:rsid w:val="00372F3F"/>
    <w:rsid w:val="00375410"/>
    <w:rsid w:val="00376600"/>
    <w:rsid w:val="00376DF5"/>
    <w:rsid w:val="003831A7"/>
    <w:rsid w:val="003937A4"/>
    <w:rsid w:val="003B2FE8"/>
    <w:rsid w:val="003D6F73"/>
    <w:rsid w:val="003E7720"/>
    <w:rsid w:val="003F318F"/>
    <w:rsid w:val="003F5438"/>
    <w:rsid w:val="004030B3"/>
    <w:rsid w:val="00413CF3"/>
    <w:rsid w:val="0042179A"/>
    <w:rsid w:val="00423E14"/>
    <w:rsid w:val="004270FF"/>
    <w:rsid w:val="00445E9D"/>
    <w:rsid w:val="0045038D"/>
    <w:rsid w:val="00451A76"/>
    <w:rsid w:val="00451C5E"/>
    <w:rsid w:val="00460C4B"/>
    <w:rsid w:val="00461CAD"/>
    <w:rsid w:val="00476FD5"/>
    <w:rsid w:val="00490A10"/>
    <w:rsid w:val="004953CA"/>
    <w:rsid w:val="004A01D0"/>
    <w:rsid w:val="004B4621"/>
    <w:rsid w:val="004D534F"/>
    <w:rsid w:val="004E4D4C"/>
    <w:rsid w:val="004E7160"/>
    <w:rsid w:val="004F26B8"/>
    <w:rsid w:val="004F6D52"/>
    <w:rsid w:val="00512CBD"/>
    <w:rsid w:val="005140DE"/>
    <w:rsid w:val="00517C32"/>
    <w:rsid w:val="005240C9"/>
    <w:rsid w:val="005417C5"/>
    <w:rsid w:val="00541877"/>
    <w:rsid w:val="0056028D"/>
    <w:rsid w:val="00563C1B"/>
    <w:rsid w:val="00574043"/>
    <w:rsid w:val="00576799"/>
    <w:rsid w:val="005840D8"/>
    <w:rsid w:val="005943AA"/>
    <w:rsid w:val="005A02BF"/>
    <w:rsid w:val="005A0844"/>
    <w:rsid w:val="005A3364"/>
    <w:rsid w:val="005A5099"/>
    <w:rsid w:val="005C2D36"/>
    <w:rsid w:val="005C42D7"/>
    <w:rsid w:val="005D1DC3"/>
    <w:rsid w:val="005D3D94"/>
    <w:rsid w:val="005D44DD"/>
    <w:rsid w:val="005D7B34"/>
    <w:rsid w:val="005E0B6F"/>
    <w:rsid w:val="005E5AE2"/>
    <w:rsid w:val="0060409D"/>
    <w:rsid w:val="00620F89"/>
    <w:rsid w:val="00625123"/>
    <w:rsid w:val="00634E59"/>
    <w:rsid w:val="006621DF"/>
    <w:rsid w:val="00663433"/>
    <w:rsid w:val="006801E9"/>
    <w:rsid w:val="00685952"/>
    <w:rsid w:val="00687A9F"/>
    <w:rsid w:val="0069086E"/>
    <w:rsid w:val="00693E11"/>
    <w:rsid w:val="006C0E00"/>
    <w:rsid w:val="006C46E1"/>
    <w:rsid w:val="006D1C55"/>
    <w:rsid w:val="006D1E7D"/>
    <w:rsid w:val="006D7EB4"/>
    <w:rsid w:val="006F4083"/>
    <w:rsid w:val="006F477F"/>
    <w:rsid w:val="007018C5"/>
    <w:rsid w:val="00720AFC"/>
    <w:rsid w:val="00721CA2"/>
    <w:rsid w:val="00733F5D"/>
    <w:rsid w:val="007557A1"/>
    <w:rsid w:val="00760604"/>
    <w:rsid w:val="00780CDB"/>
    <w:rsid w:val="00794F15"/>
    <w:rsid w:val="007A1DE7"/>
    <w:rsid w:val="007A5E75"/>
    <w:rsid w:val="007B047C"/>
    <w:rsid w:val="007B3AD0"/>
    <w:rsid w:val="007C4766"/>
    <w:rsid w:val="007C6797"/>
    <w:rsid w:val="007E05AF"/>
    <w:rsid w:val="007F770F"/>
    <w:rsid w:val="00800397"/>
    <w:rsid w:val="00804511"/>
    <w:rsid w:val="0081410B"/>
    <w:rsid w:val="00814D20"/>
    <w:rsid w:val="00814E35"/>
    <w:rsid w:val="00822F49"/>
    <w:rsid w:val="00827A9B"/>
    <w:rsid w:val="00851C52"/>
    <w:rsid w:val="008569B3"/>
    <w:rsid w:val="00857D6F"/>
    <w:rsid w:val="008778ED"/>
    <w:rsid w:val="00896252"/>
    <w:rsid w:val="008A02EB"/>
    <w:rsid w:val="008C12E8"/>
    <w:rsid w:val="008C2082"/>
    <w:rsid w:val="008D0C4A"/>
    <w:rsid w:val="009457BE"/>
    <w:rsid w:val="00964861"/>
    <w:rsid w:val="009733B8"/>
    <w:rsid w:val="009744D5"/>
    <w:rsid w:val="009A3DB0"/>
    <w:rsid w:val="009B5064"/>
    <w:rsid w:val="009B73FE"/>
    <w:rsid w:val="009C5A3D"/>
    <w:rsid w:val="009C75C2"/>
    <w:rsid w:val="009F2E8E"/>
    <w:rsid w:val="00A020DB"/>
    <w:rsid w:val="00A02553"/>
    <w:rsid w:val="00A4086D"/>
    <w:rsid w:val="00A54763"/>
    <w:rsid w:val="00A5705D"/>
    <w:rsid w:val="00A70662"/>
    <w:rsid w:val="00A721C8"/>
    <w:rsid w:val="00A74B13"/>
    <w:rsid w:val="00A9546C"/>
    <w:rsid w:val="00AB0E2B"/>
    <w:rsid w:val="00AD7DE4"/>
    <w:rsid w:val="00AE5E92"/>
    <w:rsid w:val="00AF21D9"/>
    <w:rsid w:val="00B02C34"/>
    <w:rsid w:val="00B03DA4"/>
    <w:rsid w:val="00B13101"/>
    <w:rsid w:val="00B134E1"/>
    <w:rsid w:val="00B17BF7"/>
    <w:rsid w:val="00B45CEC"/>
    <w:rsid w:val="00B47E77"/>
    <w:rsid w:val="00B541A6"/>
    <w:rsid w:val="00B70605"/>
    <w:rsid w:val="00B7242D"/>
    <w:rsid w:val="00B85684"/>
    <w:rsid w:val="00B90FE1"/>
    <w:rsid w:val="00B939B6"/>
    <w:rsid w:val="00BA4C5A"/>
    <w:rsid w:val="00BB147B"/>
    <w:rsid w:val="00BB26BF"/>
    <w:rsid w:val="00BB61C6"/>
    <w:rsid w:val="00BC46A2"/>
    <w:rsid w:val="00BD3853"/>
    <w:rsid w:val="00BD7BDC"/>
    <w:rsid w:val="00BE4523"/>
    <w:rsid w:val="00BE7DC3"/>
    <w:rsid w:val="00C01071"/>
    <w:rsid w:val="00C03E7A"/>
    <w:rsid w:val="00C310AB"/>
    <w:rsid w:val="00C345D6"/>
    <w:rsid w:val="00C369C0"/>
    <w:rsid w:val="00C415B0"/>
    <w:rsid w:val="00C426E2"/>
    <w:rsid w:val="00C4343E"/>
    <w:rsid w:val="00C70FAD"/>
    <w:rsid w:val="00C71936"/>
    <w:rsid w:val="00C83C55"/>
    <w:rsid w:val="00C8480C"/>
    <w:rsid w:val="00C8689A"/>
    <w:rsid w:val="00C914F9"/>
    <w:rsid w:val="00C92291"/>
    <w:rsid w:val="00CB2AA7"/>
    <w:rsid w:val="00CC3BE5"/>
    <w:rsid w:val="00CC6309"/>
    <w:rsid w:val="00CE4A5E"/>
    <w:rsid w:val="00CE5D04"/>
    <w:rsid w:val="00CF0974"/>
    <w:rsid w:val="00CF3B2A"/>
    <w:rsid w:val="00CF5BD8"/>
    <w:rsid w:val="00D037A6"/>
    <w:rsid w:val="00D14995"/>
    <w:rsid w:val="00D170EC"/>
    <w:rsid w:val="00D236C5"/>
    <w:rsid w:val="00D2795B"/>
    <w:rsid w:val="00D33EF4"/>
    <w:rsid w:val="00D35EBC"/>
    <w:rsid w:val="00D42BF2"/>
    <w:rsid w:val="00D538E0"/>
    <w:rsid w:val="00D67610"/>
    <w:rsid w:val="00D70328"/>
    <w:rsid w:val="00D77BBF"/>
    <w:rsid w:val="00D93513"/>
    <w:rsid w:val="00DA2428"/>
    <w:rsid w:val="00DA4BF9"/>
    <w:rsid w:val="00DA7E62"/>
    <w:rsid w:val="00DB61A9"/>
    <w:rsid w:val="00DC1336"/>
    <w:rsid w:val="00DC19DA"/>
    <w:rsid w:val="00DD1265"/>
    <w:rsid w:val="00DD7745"/>
    <w:rsid w:val="00DE2E0B"/>
    <w:rsid w:val="00DF4F49"/>
    <w:rsid w:val="00DF67CD"/>
    <w:rsid w:val="00E020B5"/>
    <w:rsid w:val="00E162A2"/>
    <w:rsid w:val="00E21119"/>
    <w:rsid w:val="00E24964"/>
    <w:rsid w:val="00E43E08"/>
    <w:rsid w:val="00E51ACD"/>
    <w:rsid w:val="00E6681A"/>
    <w:rsid w:val="00E728FE"/>
    <w:rsid w:val="00E80160"/>
    <w:rsid w:val="00E80C3E"/>
    <w:rsid w:val="00E863E3"/>
    <w:rsid w:val="00E875BF"/>
    <w:rsid w:val="00E900CA"/>
    <w:rsid w:val="00E9526F"/>
    <w:rsid w:val="00E953A6"/>
    <w:rsid w:val="00E97501"/>
    <w:rsid w:val="00EA5FD6"/>
    <w:rsid w:val="00EB1919"/>
    <w:rsid w:val="00EB4D7F"/>
    <w:rsid w:val="00EC210D"/>
    <w:rsid w:val="00EC2733"/>
    <w:rsid w:val="00ED3561"/>
    <w:rsid w:val="00ED4449"/>
    <w:rsid w:val="00EF54A1"/>
    <w:rsid w:val="00F00F16"/>
    <w:rsid w:val="00F250AB"/>
    <w:rsid w:val="00F31571"/>
    <w:rsid w:val="00F44996"/>
    <w:rsid w:val="00F60565"/>
    <w:rsid w:val="00F60BE2"/>
    <w:rsid w:val="00F64CAD"/>
    <w:rsid w:val="00F67121"/>
    <w:rsid w:val="00F74E52"/>
    <w:rsid w:val="00F80265"/>
    <w:rsid w:val="00F81AA1"/>
    <w:rsid w:val="00F81E0E"/>
    <w:rsid w:val="00F91884"/>
    <w:rsid w:val="00FA2AA5"/>
    <w:rsid w:val="00FB4DAB"/>
    <w:rsid w:val="00FD55FE"/>
    <w:rsid w:val="00FD7CC5"/>
    <w:rsid w:val="482A6AF2"/>
    <w:rsid w:val="7702FC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147370"/>
  <w15:docId w15:val="{6B7C0DCC-37C5-4E0E-8164-6E55F6C5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A9"/>
    <w:pPr>
      <w:widowControl w:val="0"/>
      <w:spacing w:line="240" w:lineRule="atLeast"/>
    </w:pPr>
    <w:rPr>
      <w:lang w:val="en-US" w:eastAsia="en-US"/>
    </w:rPr>
  </w:style>
  <w:style w:type="paragraph" w:styleId="Ttulo1">
    <w:name w:val="heading 1"/>
    <w:basedOn w:val="Normal"/>
    <w:next w:val="Normal"/>
    <w:qFormat/>
    <w:rsid w:val="000A3BA9"/>
    <w:pPr>
      <w:keepNext/>
      <w:numPr>
        <w:numId w:val="1"/>
      </w:numPr>
      <w:spacing w:before="120" w:after="60"/>
      <w:outlineLvl w:val="0"/>
    </w:pPr>
    <w:rPr>
      <w:rFonts w:ascii="Arial" w:hAnsi="Arial"/>
      <w:b/>
      <w:sz w:val="24"/>
    </w:rPr>
  </w:style>
  <w:style w:type="paragraph" w:styleId="Ttulo2">
    <w:name w:val="heading 2"/>
    <w:basedOn w:val="Ttulo1"/>
    <w:next w:val="Normal"/>
    <w:qFormat/>
    <w:rsid w:val="000A3BA9"/>
    <w:pPr>
      <w:numPr>
        <w:ilvl w:val="1"/>
      </w:numPr>
      <w:outlineLvl w:val="1"/>
    </w:pPr>
    <w:rPr>
      <w:sz w:val="20"/>
    </w:rPr>
  </w:style>
  <w:style w:type="paragraph" w:styleId="Ttulo3">
    <w:name w:val="heading 3"/>
    <w:basedOn w:val="Ttulo1"/>
    <w:next w:val="Normal"/>
    <w:link w:val="Ttulo3Car"/>
    <w:qFormat/>
    <w:rsid w:val="000A3BA9"/>
    <w:pPr>
      <w:numPr>
        <w:ilvl w:val="2"/>
      </w:numPr>
      <w:outlineLvl w:val="2"/>
    </w:pPr>
    <w:rPr>
      <w:b w:val="0"/>
      <w:i/>
      <w:sz w:val="20"/>
    </w:rPr>
  </w:style>
  <w:style w:type="paragraph" w:styleId="Ttulo4">
    <w:name w:val="heading 4"/>
    <w:basedOn w:val="Ttulo1"/>
    <w:next w:val="Normal"/>
    <w:qFormat/>
    <w:rsid w:val="000A3BA9"/>
    <w:pPr>
      <w:numPr>
        <w:ilvl w:val="3"/>
      </w:numPr>
      <w:outlineLvl w:val="3"/>
    </w:pPr>
    <w:rPr>
      <w:b w:val="0"/>
      <w:sz w:val="20"/>
    </w:rPr>
  </w:style>
  <w:style w:type="paragraph" w:styleId="Ttulo5">
    <w:name w:val="heading 5"/>
    <w:basedOn w:val="Normal"/>
    <w:next w:val="Normal"/>
    <w:qFormat/>
    <w:rsid w:val="000A3BA9"/>
    <w:pPr>
      <w:numPr>
        <w:ilvl w:val="4"/>
        <w:numId w:val="1"/>
      </w:numPr>
      <w:spacing w:before="240" w:after="60"/>
      <w:outlineLvl w:val="4"/>
    </w:pPr>
    <w:rPr>
      <w:sz w:val="22"/>
    </w:rPr>
  </w:style>
  <w:style w:type="paragraph" w:styleId="Ttulo6">
    <w:name w:val="heading 6"/>
    <w:basedOn w:val="Normal"/>
    <w:next w:val="Normal"/>
    <w:qFormat/>
    <w:rsid w:val="000A3BA9"/>
    <w:pPr>
      <w:numPr>
        <w:ilvl w:val="5"/>
        <w:numId w:val="1"/>
      </w:numPr>
      <w:spacing w:before="240" w:after="60"/>
      <w:outlineLvl w:val="5"/>
    </w:pPr>
    <w:rPr>
      <w:i/>
      <w:sz w:val="22"/>
    </w:rPr>
  </w:style>
  <w:style w:type="paragraph" w:styleId="Ttulo7">
    <w:name w:val="heading 7"/>
    <w:basedOn w:val="Normal"/>
    <w:next w:val="Normal"/>
    <w:qFormat/>
    <w:rsid w:val="000A3BA9"/>
    <w:pPr>
      <w:numPr>
        <w:ilvl w:val="6"/>
        <w:numId w:val="1"/>
      </w:numPr>
      <w:spacing w:before="240" w:after="60"/>
      <w:outlineLvl w:val="6"/>
    </w:pPr>
  </w:style>
  <w:style w:type="paragraph" w:styleId="Ttulo8">
    <w:name w:val="heading 8"/>
    <w:basedOn w:val="Normal"/>
    <w:next w:val="Normal"/>
    <w:qFormat/>
    <w:rsid w:val="000A3BA9"/>
    <w:pPr>
      <w:numPr>
        <w:ilvl w:val="7"/>
        <w:numId w:val="1"/>
      </w:numPr>
      <w:spacing w:before="240" w:after="60"/>
      <w:outlineLvl w:val="7"/>
    </w:pPr>
    <w:rPr>
      <w:i/>
    </w:rPr>
  </w:style>
  <w:style w:type="paragraph" w:styleId="Ttulo9">
    <w:name w:val="heading 9"/>
    <w:basedOn w:val="Normal"/>
    <w:next w:val="Normal"/>
    <w:qFormat/>
    <w:rsid w:val="000A3BA9"/>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0A3BA9"/>
    <w:pPr>
      <w:spacing w:before="80"/>
      <w:ind w:left="720"/>
      <w:jc w:val="both"/>
    </w:pPr>
    <w:rPr>
      <w:color w:val="000000"/>
      <w:lang w:val="en-AU"/>
    </w:rPr>
  </w:style>
  <w:style w:type="paragraph" w:styleId="Ttulo">
    <w:name w:val="Title"/>
    <w:basedOn w:val="Normal"/>
    <w:next w:val="Normal"/>
    <w:qFormat/>
    <w:rsid w:val="000A3BA9"/>
    <w:pPr>
      <w:spacing w:line="240" w:lineRule="auto"/>
      <w:jc w:val="center"/>
    </w:pPr>
    <w:rPr>
      <w:rFonts w:ascii="Arial" w:hAnsi="Arial"/>
      <w:b/>
      <w:sz w:val="36"/>
    </w:rPr>
  </w:style>
  <w:style w:type="paragraph" w:styleId="Subttulo">
    <w:name w:val="Subtitle"/>
    <w:basedOn w:val="Normal"/>
    <w:qFormat/>
    <w:rsid w:val="000A3BA9"/>
    <w:pPr>
      <w:spacing w:after="60"/>
      <w:jc w:val="center"/>
    </w:pPr>
    <w:rPr>
      <w:rFonts w:ascii="Arial" w:hAnsi="Arial"/>
      <w:i/>
      <w:sz w:val="36"/>
      <w:lang w:val="en-AU"/>
    </w:rPr>
  </w:style>
  <w:style w:type="paragraph" w:styleId="Sangranormal">
    <w:name w:val="Normal Indent"/>
    <w:basedOn w:val="Normal"/>
    <w:semiHidden/>
    <w:rsid w:val="000A3BA9"/>
    <w:pPr>
      <w:ind w:left="900" w:hanging="900"/>
    </w:pPr>
  </w:style>
  <w:style w:type="paragraph" w:styleId="TDC1">
    <w:name w:val="toc 1"/>
    <w:basedOn w:val="Normal"/>
    <w:next w:val="Normal"/>
    <w:uiPriority w:val="39"/>
    <w:rsid w:val="000A3BA9"/>
    <w:pPr>
      <w:tabs>
        <w:tab w:val="right" w:pos="9360"/>
      </w:tabs>
      <w:spacing w:before="240" w:after="60"/>
      <w:ind w:right="720"/>
    </w:pPr>
  </w:style>
  <w:style w:type="paragraph" w:styleId="TDC2">
    <w:name w:val="toc 2"/>
    <w:basedOn w:val="Normal"/>
    <w:next w:val="Normal"/>
    <w:uiPriority w:val="39"/>
    <w:rsid w:val="000A3BA9"/>
    <w:pPr>
      <w:tabs>
        <w:tab w:val="right" w:pos="9360"/>
      </w:tabs>
      <w:ind w:left="432" w:right="720"/>
    </w:pPr>
  </w:style>
  <w:style w:type="paragraph" w:styleId="TDC3">
    <w:name w:val="toc 3"/>
    <w:basedOn w:val="Normal"/>
    <w:next w:val="Normal"/>
    <w:uiPriority w:val="39"/>
    <w:rsid w:val="000A3BA9"/>
    <w:pPr>
      <w:tabs>
        <w:tab w:val="left" w:pos="1440"/>
        <w:tab w:val="right" w:pos="9360"/>
      </w:tabs>
      <w:ind w:left="864"/>
    </w:pPr>
  </w:style>
  <w:style w:type="paragraph" w:styleId="Encabezado">
    <w:name w:val="header"/>
    <w:basedOn w:val="Normal"/>
    <w:link w:val="EncabezadoCar"/>
    <w:rsid w:val="000A3BA9"/>
    <w:pPr>
      <w:tabs>
        <w:tab w:val="center" w:pos="4320"/>
        <w:tab w:val="right" w:pos="8640"/>
      </w:tabs>
    </w:pPr>
  </w:style>
  <w:style w:type="paragraph" w:styleId="Piedepgina">
    <w:name w:val="footer"/>
    <w:basedOn w:val="Normal"/>
    <w:semiHidden/>
    <w:rsid w:val="000A3BA9"/>
    <w:pPr>
      <w:tabs>
        <w:tab w:val="center" w:pos="4320"/>
        <w:tab w:val="right" w:pos="8640"/>
      </w:tabs>
    </w:pPr>
  </w:style>
  <w:style w:type="character" w:styleId="Nmerodepgina">
    <w:name w:val="page number"/>
    <w:basedOn w:val="Fuentedeprrafopredeter"/>
    <w:rsid w:val="000A3BA9"/>
  </w:style>
  <w:style w:type="paragraph" w:customStyle="1" w:styleId="Bullet1">
    <w:name w:val="Bullet1"/>
    <w:basedOn w:val="Normal"/>
    <w:rsid w:val="000A3BA9"/>
    <w:pPr>
      <w:ind w:left="720" w:hanging="432"/>
    </w:pPr>
  </w:style>
  <w:style w:type="paragraph" w:customStyle="1" w:styleId="Bullet2">
    <w:name w:val="Bullet2"/>
    <w:basedOn w:val="Normal"/>
    <w:rsid w:val="000A3BA9"/>
    <w:pPr>
      <w:ind w:left="1440" w:hanging="360"/>
    </w:pPr>
    <w:rPr>
      <w:color w:val="000080"/>
    </w:rPr>
  </w:style>
  <w:style w:type="paragraph" w:customStyle="1" w:styleId="Tabletext">
    <w:name w:val="Tabletext"/>
    <w:basedOn w:val="Normal"/>
    <w:rsid w:val="000A3BA9"/>
    <w:pPr>
      <w:keepLines/>
      <w:spacing w:after="120"/>
    </w:pPr>
  </w:style>
  <w:style w:type="paragraph" w:styleId="Textoindependiente">
    <w:name w:val="Body Text"/>
    <w:basedOn w:val="Normal"/>
    <w:rsid w:val="000A3BA9"/>
    <w:pPr>
      <w:keepLines/>
      <w:spacing w:after="120"/>
      <w:ind w:left="720"/>
    </w:pPr>
  </w:style>
  <w:style w:type="paragraph" w:styleId="Mapadeldocumento">
    <w:name w:val="Document Map"/>
    <w:basedOn w:val="Normal"/>
    <w:semiHidden/>
    <w:rsid w:val="000A3BA9"/>
    <w:pPr>
      <w:shd w:val="clear" w:color="auto" w:fill="000080"/>
    </w:pPr>
    <w:rPr>
      <w:rFonts w:ascii="Tahoma" w:hAnsi="Tahoma"/>
    </w:rPr>
  </w:style>
  <w:style w:type="character" w:styleId="Refdenotaalpie">
    <w:name w:val="footnote reference"/>
    <w:basedOn w:val="Fuentedeprrafopredeter"/>
    <w:semiHidden/>
    <w:rsid w:val="000A3BA9"/>
    <w:rPr>
      <w:sz w:val="20"/>
      <w:vertAlign w:val="superscript"/>
    </w:rPr>
  </w:style>
  <w:style w:type="paragraph" w:styleId="Textonotapie">
    <w:name w:val="footnote text"/>
    <w:basedOn w:val="Normal"/>
    <w:semiHidden/>
    <w:rsid w:val="000A3BA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0A3BA9"/>
    <w:pPr>
      <w:spacing w:before="480" w:after="60" w:line="240" w:lineRule="auto"/>
      <w:jc w:val="center"/>
    </w:pPr>
    <w:rPr>
      <w:rFonts w:ascii="Arial" w:hAnsi="Arial"/>
      <w:b/>
      <w:kern w:val="28"/>
      <w:sz w:val="32"/>
    </w:rPr>
  </w:style>
  <w:style w:type="paragraph" w:customStyle="1" w:styleId="Paragraph1">
    <w:name w:val="Paragraph1"/>
    <w:basedOn w:val="Normal"/>
    <w:rsid w:val="000A3BA9"/>
    <w:pPr>
      <w:spacing w:before="80" w:line="240" w:lineRule="auto"/>
      <w:jc w:val="both"/>
    </w:pPr>
  </w:style>
  <w:style w:type="paragraph" w:customStyle="1" w:styleId="Paragraph3">
    <w:name w:val="Paragraph3"/>
    <w:basedOn w:val="Normal"/>
    <w:rsid w:val="000A3BA9"/>
    <w:pPr>
      <w:spacing w:before="80" w:line="240" w:lineRule="auto"/>
      <w:ind w:left="1530"/>
      <w:jc w:val="both"/>
    </w:pPr>
  </w:style>
  <w:style w:type="paragraph" w:customStyle="1" w:styleId="Paragraph4">
    <w:name w:val="Paragraph4"/>
    <w:basedOn w:val="Normal"/>
    <w:rsid w:val="000A3BA9"/>
    <w:pPr>
      <w:spacing w:before="80" w:line="240" w:lineRule="auto"/>
      <w:ind w:left="2250"/>
      <w:jc w:val="both"/>
    </w:pPr>
  </w:style>
  <w:style w:type="paragraph" w:styleId="TDC4">
    <w:name w:val="toc 4"/>
    <w:basedOn w:val="Normal"/>
    <w:next w:val="Normal"/>
    <w:autoRedefine/>
    <w:semiHidden/>
    <w:rsid w:val="000A3BA9"/>
    <w:pPr>
      <w:ind w:left="600"/>
    </w:pPr>
  </w:style>
  <w:style w:type="paragraph" w:styleId="TDC5">
    <w:name w:val="toc 5"/>
    <w:basedOn w:val="Normal"/>
    <w:next w:val="Normal"/>
    <w:autoRedefine/>
    <w:semiHidden/>
    <w:rsid w:val="000A3BA9"/>
    <w:pPr>
      <w:ind w:left="800"/>
    </w:pPr>
  </w:style>
  <w:style w:type="paragraph" w:styleId="TDC6">
    <w:name w:val="toc 6"/>
    <w:basedOn w:val="Normal"/>
    <w:next w:val="Normal"/>
    <w:autoRedefine/>
    <w:semiHidden/>
    <w:rsid w:val="000A3BA9"/>
    <w:pPr>
      <w:ind w:left="1000"/>
    </w:pPr>
  </w:style>
  <w:style w:type="paragraph" w:styleId="TDC7">
    <w:name w:val="toc 7"/>
    <w:basedOn w:val="Normal"/>
    <w:next w:val="Normal"/>
    <w:autoRedefine/>
    <w:semiHidden/>
    <w:rsid w:val="000A3BA9"/>
    <w:pPr>
      <w:ind w:left="1200"/>
    </w:pPr>
  </w:style>
  <w:style w:type="paragraph" w:styleId="TDC8">
    <w:name w:val="toc 8"/>
    <w:basedOn w:val="Normal"/>
    <w:next w:val="Normal"/>
    <w:autoRedefine/>
    <w:semiHidden/>
    <w:rsid w:val="000A3BA9"/>
    <w:pPr>
      <w:ind w:left="1400"/>
    </w:pPr>
  </w:style>
  <w:style w:type="paragraph" w:styleId="TDC9">
    <w:name w:val="toc 9"/>
    <w:basedOn w:val="Normal"/>
    <w:next w:val="Normal"/>
    <w:autoRedefine/>
    <w:semiHidden/>
    <w:rsid w:val="000A3BA9"/>
    <w:pPr>
      <w:ind w:left="1600"/>
    </w:pPr>
  </w:style>
  <w:style w:type="paragraph" w:styleId="Textoindependiente2">
    <w:name w:val="Body Text 2"/>
    <w:basedOn w:val="Normal"/>
    <w:semiHidden/>
    <w:rsid w:val="000A3BA9"/>
    <w:rPr>
      <w:i/>
      <w:color w:val="0000FF"/>
    </w:rPr>
  </w:style>
  <w:style w:type="paragraph" w:styleId="Sangradetextonormal">
    <w:name w:val="Body Text Indent"/>
    <w:basedOn w:val="Normal"/>
    <w:semiHidden/>
    <w:rsid w:val="000A3BA9"/>
    <w:pPr>
      <w:ind w:left="720"/>
    </w:pPr>
    <w:rPr>
      <w:i/>
      <w:color w:val="0000FF"/>
      <w:u w:val="single"/>
    </w:rPr>
  </w:style>
  <w:style w:type="paragraph" w:customStyle="1" w:styleId="Body">
    <w:name w:val="Body"/>
    <w:basedOn w:val="Normal"/>
    <w:rsid w:val="000A3BA9"/>
    <w:pPr>
      <w:widowControl/>
      <w:spacing w:before="120" w:line="240" w:lineRule="auto"/>
      <w:jc w:val="both"/>
    </w:pPr>
    <w:rPr>
      <w:rFonts w:ascii="Book Antiqua" w:hAnsi="Book Antiqua"/>
    </w:rPr>
  </w:style>
  <w:style w:type="paragraph" w:customStyle="1" w:styleId="Bullet">
    <w:name w:val="Bullet"/>
    <w:basedOn w:val="Normal"/>
    <w:rsid w:val="000A3BA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0A3BA9"/>
    <w:pPr>
      <w:spacing w:after="120"/>
      <w:ind w:left="720"/>
    </w:pPr>
    <w:rPr>
      <w:i/>
      <w:color w:val="0000FF"/>
    </w:rPr>
  </w:style>
  <w:style w:type="character" w:styleId="Hipervnculo">
    <w:name w:val="Hyperlink"/>
    <w:basedOn w:val="Fuentedeprrafopredeter"/>
    <w:semiHidden/>
    <w:rsid w:val="000A3BA9"/>
    <w:rPr>
      <w:color w:val="0000FF"/>
      <w:u w:val="single"/>
    </w:rPr>
  </w:style>
  <w:style w:type="character" w:styleId="Textoennegrita">
    <w:name w:val="Strong"/>
    <w:basedOn w:val="Fuentedeprrafopredeter"/>
    <w:uiPriority w:val="22"/>
    <w:qFormat/>
    <w:rsid w:val="000A3BA9"/>
    <w:rPr>
      <w:b/>
    </w:rPr>
  </w:style>
  <w:style w:type="character" w:styleId="Hipervnculovisitado">
    <w:name w:val="FollowedHyperlink"/>
    <w:basedOn w:val="Fuentedeprrafopredeter"/>
    <w:semiHidden/>
    <w:rsid w:val="000A3BA9"/>
    <w:rPr>
      <w:color w:val="800080"/>
      <w:u w:val="single"/>
    </w:rPr>
  </w:style>
  <w:style w:type="paragraph" w:styleId="Textodeglobo">
    <w:name w:val="Balloon Text"/>
    <w:basedOn w:val="Normal"/>
    <w:link w:val="TextodegloboCar"/>
    <w:uiPriority w:val="99"/>
    <w:semiHidden/>
    <w:unhideWhenUsed/>
    <w:rsid w:val="00BA4C5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A4C5A"/>
    <w:rPr>
      <w:rFonts w:ascii="Tahoma" w:hAnsi="Tahoma" w:cs="Tahoma"/>
      <w:sz w:val="16"/>
      <w:szCs w:val="16"/>
      <w:lang w:val="en-US" w:eastAsia="en-US"/>
    </w:rPr>
  </w:style>
  <w:style w:type="character" w:customStyle="1" w:styleId="EncabezadoCar">
    <w:name w:val="Encabezado Car"/>
    <w:basedOn w:val="Fuentedeprrafopredeter"/>
    <w:link w:val="Encabezado"/>
    <w:uiPriority w:val="99"/>
    <w:rsid w:val="00161302"/>
    <w:rPr>
      <w:lang w:val="en-US" w:eastAsia="en-US"/>
    </w:rPr>
  </w:style>
  <w:style w:type="paragraph" w:customStyle="1" w:styleId="Unterberschrift">
    <w:name w:val="Unterüberschrift"/>
    <w:autoRedefine/>
    <w:rsid w:val="00161302"/>
    <w:pPr>
      <w:tabs>
        <w:tab w:val="left" w:pos="3690"/>
        <w:tab w:val="right" w:pos="9074"/>
      </w:tabs>
      <w:spacing w:line="240" w:lineRule="exact"/>
    </w:pPr>
    <w:rPr>
      <w:rFonts w:ascii="Arial" w:hAnsi="Arial"/>
      <w:b/>
      <w:sz w:val="18"/>
      <w:lang w:val="en-GB" w:eastAsia="en-US"/>
    </w:rPr>
  </w:style>
  <w:style w:type="paragraph" w:customStyle="1" w:styleId="ATableText">
    <w:name w:val="A_Table Text"/>
    <w:rsid w:val="00E953A6"/>
    <w:pPr>
      <w:overflowPunct w:val="0"/>
      <w:autoSpaceDE w:val="0"/>
      <w:autoSpaceDN w:val="0"/>
      <w:adjustRightInd w:val="0"/>
      <w:spacing w:before="60" w:after="60"/>
      <w:textAlignment w:val="baseline"/>
    </w:pPr>
    <w:rPr>
      <w:rFonts w:ascii="Arial" w:hAnsi="Arial"/>
      <w:lang w:val="en-US" w:eastAsia="en-US"/>
    </w:rPr>
  </w:style>
  <w:style w:type="paragraph" w:customStyle="1" w:styleId="TableHeading">
    <w:name w:val="Table Heading"/>
    <w:basedOn w:val="TableText0"/>
    <w:rsid w:val="00E953A6"/>
    <w:pPr>
      <w:spacing w:before="120" w:after="120"/>
      <w:jc w:val="center"/>
    </w:pPr>
    <w:rPr>
      <w:b/>
      <w:sz w:val="18"/>
    </w:rPr>
  </w:style>
  <w:style w:type="paragraph" w:customStyle="1" w:styleId="TableText0">
    <w:name w:val="Table Text"/>
    <w:basedOn w:val="Normal"/>
    <w:rsid w:val="00E953A6"/>
    <w:pPr>
      <w:keepLines/>
      <w:widowControl/>
      <w:spacing w:line="240" w:lineRule="auto"/>
    </w:pPr>
    <w:rPr>
      <w:rFonts w:ascii="Book Antiqua" w:hAnsi="Book Antiqua"/>
      <w:sz w:val="16"/>
      <w:lang w:val="es-CO" w:eastAsia="es-ES"/>
    </w:rPr>
  </w:style>
  <w:style w:type="table" w:customStyle="1" w:styleId="LightList1">
    <w:name w:val="Light List1"/>
    <w:basedOn w:val="Tablanormal"/>
    <w:uiPriority w:val="61"/>
    <w:rsid w:val="00E953A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rrafodelista">
    <w:name w:val="List Paragraph"/>
    <w:basedOn w:val="Normal"/>
    <w:uiPriority w:val="34"/>
    <w:qFormat/>
    <w:rsid w:val="00A020DB"/>
    <w:pPr>
      <w:ind w:left="720"/>
      <w:contextualSpacing/>
    </w:pPr>
  </w:style>
  <w:style w:type="paragraph" w:customStyle="1" w:styleId="Subheading">
    <w:name w:val="Subheading"/>
    <w:basedOn w:val="Textoindependiente"/>
    <w:rsid w:val="00445E9D"/>
    <w:pPr>
      <w:spacing w:before="240"/>
    </w:pPr>
    <w:rPr>
      <w:rFonts w:ascii="Arial" w:hAnsi="Arial"/>
      <w:b/>
      <w:bCs/>
    </w:rPr>
  </w:style>
  <w:style w:type="paragraph" w:customStyle="1" w:styleId="infoblue0">
    <w:name w:val="infoblue"/>
    <w:basedOn w:val="Normal"/>
    <w:rsid w:val="00F64CAD"/>
    <w:pPr>
      <w:widowControl/>
      <w:spacing w:after="120"/>
      <w:ind w:left="720"/>
    </w:pPr>
    <w:rPr>
      <w:rFonts w:eastAsia="Arial Unicode MS"/>
      <w:i/>
      <w:iCs/>
      <w:color w:val="0000FF"/>
    </w:rPr>
  </w:style>
  <w:style w:type="paragraph" w:styleId="Encabezadodenota">
    <w:name w:val="Note Heading"/>
    <w:basedOn w:val="Normal"/>
    <w:next w:val="Normal"/>
    <w:link w:val="EncabezadodenotaCar"/>
    <w:uiPriority w:val="99"/>
    <w:rsid w:val="00625123"/>
    <w:pPr>
      <w:autoSpaceDE w:val="0"/>
      <w:autoSpaceDN w:val="0"/>
      <w:adjustRightInd w:val="0"/>
      <w:spacing w:line="240" w:lineRule="auto"/>
    </w:pPr>
    <w:rPr>
      <w:rFonts w:eastAsiaTheme="minorEastAsia"/>
      <w:color w:val="000000"/>
      <w:sz w:val="22"/>
      <w:szCs w:val="22"/>
      <w:lang w:eastAsia="es-CO"/>
    </w:rPr>
  </w:style>
  <w:style w:type="character" w:customStyle="1" w:styleId="EncabezadodenotaCar">
    <w:name w:val="Encabezado de nota Car"/>
    <w:basedOn w:val="Fuentedeprrafopredeter"/>
    <w:link w:val="Encabezadodenota"/>
    <w:uiPriority w:val="99"/>
    <w:rsid w:val="00625123"/>
    <w:rPr>
      <w:rFonts w:eastAsiaTheme="minorEastAsia"/>
      <w:color w:val="000000"/>
      <w:sz w:val="22"/>
      <w:szCs w:val="22"/>
      <w:lang w:val="en-US"/>
    </w:rPr>
  </w:style>
  <w:style w:type="paragraph" w:styleId="Textosinformato">
    <w:name w:val="Plain Text"/>
    <w:basedOn w:val="Normal"/>
    <w:link w:val="TextosinformatoCar"/>
    <w:uiPriority w:val="99"/>
    <w:rsid w:val="00625123"/>
    <w:pPr>
      <w:autoSpaceDE w:val="0"/>
      <w:autoSpaceDN w:val="0"/>
      <w:adjustRightInd w:val="0"/>
      <w:spacing w:line="240" w:lineRule="auto"/>
    </w:pPr>
    <w:rPr>
      <w:rFonts w:eastAsiaTheme="minorEastAsia"/>
      <w:color w:val="000000"/>
      <w:lang w:eastAsia="es-CO"/>
    </w:rPr>
  </w:style>
  <w:style w:type="character" w:customStyle="1" w:styleId="TextosinformatoCar">
    <w:name w:val="Texto sin formato Car"/>
    <w:basedOn w:val="Fuentedeprrafopredeter"/>
    <w:link w:val="Textosinformato"/>
    <w:uiPriority w:val="99"/>
    <w:rsid w:val="00625123"/>
    <w:rPr>
      <w:rFonts w:eastAsiaTheme="minorEastAsia"/>
      <w:color w:val="000000"/>
      <w:lang w:val="en-US"/>
    </w:rPr>
  </w:style>
  <w:style w:type="paragraph" w:styleId="NormalWeb">
    <w:name w:val="Normal (Web)"/>
    <w:basedOn w:val="Normal"/>
    <w:uiPriority w:val="99"/>
    <w:unhideWhenUsed/>
    <w:rsid w:val="00E6681A"/>
    <w:pPr>
      <w:widowControl/>
      <w:spacing w:before="100" w:beforeAutospacing="1" w:after="100" w:afterAutospacing="1" w:line="240" w:lineRule="auto"/>
    </w:pPr>
    <w:rPr>
      <w:rFonts w:ascii="Arial" w:hAnsi="Arial" w:cs="Arial"/>
      <w:lang w:val="es-CO" w:eastAsia="es-CO"/>
    </w:rPr>
  </w:style>
  <w:style w:type="paragraph" w:styleId="Descripcin">
    <w:name w:val="caption"/>
    <w:basedOn w:val="Normal"/>
    <w:next w:val="Normal"/>
    <w:uiPriority w:val="35"/>
    <w:unhideWhenUsed/>
    <w:qFormat/>
    <w:rsid w:val="005D7B34"/>
    <w:pPr>
      <w:spacing w:after="200" w:line="240" w:lineRule="auto"/>
    </w:pPr>
    <w:rPr>
      <w:b/>
      <w:bCs/>
      <w:color w:val="4F81BD" w:themeColor="accent1"/>
      <w:sz w:val="18"/>
      <w:szCs w:val="18"/>
    </w:rPr>
  </w:style>
  <w:style w:type="character" w:styleId="Refdecomentario">
    <w:name w:val="annotation reference"/>
    <w:basedOn w:val="Fuentedeprrafopredeter"/>
    <w:uiPriority w:val="99"/>
    <w:semiHidden/>
    <w:unhideWhenUsed/>
    <w:rsid w:val="00D77BBF"/>
    <w:rPr>
      <w:sz w:val="16"/>
      <w:szCs w:val="16"/>
    </w:rPr>
  </w:style>
  <w:style w:type="paragraph" w:styleId="Textocomentario">
    <w:name w:val="annotation text"/>
    <w:basedOn w:val="Normal"/>
    <w:link w:val="TextocomentarioCar"/>
    <w:uiPriority w:val="99"/>
    <w:semiHidden/>
    <w:unhideWhenUsed/>
    <w:rsid w:val="00D77BBF"/>
    <w:pPr>
      <w:spacing w:line="240" w:lineRule="auto"/>
    </w:pPr>
  </w:style>
  <w:style w:type="character" w:customStyle="1" w:styleId="TextocomentarioCar">
    <w:name w:val="Texto comentario Car"/>
    <w:basedOn w:val="Fuentedeprrafopredeter"/>
    <w:link w:val="Textocomentario"/>
    <w:uiPriority w:val="99"/>
    <w:semiHidden/>
    <w:rsid w:val="00D77BBF"/>
    <w:rPr>
      <w:lang w:val="en-US" w:eastAsia="en-US"/>
    </w:rPr>
  </w:style>
  <w:style w:type="paragraph" w:styleId="Asuntodelcomentario">
    <w:name w:val="annotation subject"/>
    <w:basedOn w:val="Textocomentario"/>
    <w:next w:val="Textocomentario"/>
    <w:link w:val="AsuntodelcomentarioCar"/>
    <w:uiPriority w:val="99"/>
    <w:semiHidden/>
    <w:unhideWhenUsed/>
    <w:rsid w:val="00D77BBF"/>
    <w:rPr>
      <w:b/>
      <w:bCs/>
    </w:rPr>
  </w:style>
  <w:style w:type="character" w:customStyle="1" w:styleId="AsuntodelcomentarioCar">
    <w:name w:val="Asunto del comentario Car"/>
    <w:basedOn w:val="TextocomentarioCar"/>
    <w:link w:val="Asuntodelcomentario"/>
    <w:uiPriority w:val="99"/>
    <w:semiHidden/>
    <w:rsid w:val="00D77BBF"/>
    <w:rPr>
      <w:b/>
      <w:bCs/>
      <w:lang w:val="en-US" w:eastAsia="en-US"/>
    </w:rPr>
  </w:style>
  <w:style w:type="paragraph" w:styleId="Textoindependiente3">
    <w:name w:val="Body Text 3"/>
    <w:basedOn w:val="Normal"/>
    <w:link w:val="Textoindependiente3Car"/>
    <w:unhideWhenUsed/>
    <w:rsid w:val="00F74E52"/>
    <w:pPr>
      <w:spacing w:after="120"/>
    </w:pPr>
    <w:rPr>
      <w:sz w:val="16"/>
      <w:szCs w:val="16"/>
      <w:lang w:val="es-CO"/>
    </w:rPr>
  </w:style>
  <w:style w:type="character" w:customStyle="1" w:styleId="Textoindependiente3Car">
    <w:name w:val="Texto independiente 3 Car"/>
    <w:basedOn w:val="Fuentedeprrafopredeter"/>
    <w:link w:val="Textoindependiente3"/>
    <w:rsid w:val="00F74E52"/>
    <w:rPr>
      <w:sz w:val="16"/>
      <w:szCs w:val="16"/>
      <w:lang w:eastAsia="en-US"/>
    </w:rPr>
  </w:style>
  <w:style w:type="character" w:customStyle="1" w:styleId="Ttulo3Car">
    <w:name w:val="Título 3 Car"/>
    <w:basedOn w:val="Fuentedeprrafopredeter"/>
    <w:link w:val="Ttulo3"/>
    <w:rsid w:val="009B73FE"/>
    <w:rPr>
      <w:rFonts w:ascii="Arial" w:hAnsi="Arial"/>
      <w: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4995">
      <w:bodyDiv w:val="1"/>
      <w:marLeft w:val="0"/>
      <w:marRight w:val="0"/>
      <w:marTop w:val="0"/>
      <w:marBottom w:val="0"/>
      <w:divBdr>
        <w:top w:val="none" w:sz="0" w:space="0" w:color="auto"/>
        <w:left w:val="none" w:sz="0" w:space="0" w:color="auto"/>
        <w:bottom w:val="none" w:sz="0" w:space="0" w:color="auto"/>
        <w:right w:val="none" w:sz="0" w:space="0" w:color="auto"/>
      </w:divBdr>
    </w:div>
    <w:div w:id="141626573">
      <w:bodyDiv w:val="1"/>
      <w:marLeft w:val="0"/>
      <w:marRight w:val="0"/>
      <w:marTop w:val="0"/>
      <w:marBottom w:val="0"/>
      <w:divBdr>
        <w:top w:val="none" w:sz="0" w:space="0" w:color="auto"/>
        <w:left w:val="none" w:sz="0" w:space="0" w:color="auto"/>
        <w:bottom w:val="none" w:sz="0" w:space="0" w:color="auto"/>
        <w:right w:val="none" w:sz="0" w:space="0" w:color="auto"/>
      </w:divBdr>
    </w:div>
    <w:div w:id="711270286">
      <w:bodyDiv w:val="1"/>
      <w:marLeft w:val="0"/>
      <w:marRight w:val="0"/>
      <w:marTop w:val="0"/>
      <w:marBottom w:val="0"/>
      <w:divBdr>
        <w:top w:val="none" w:sz="0" w:space="0" w:color="auto"/>
        <w:left w:val="none" w:sz="0" w:space="0" w:color="auto"/>
        <w:bottom w:val="none" w:sz="0" w:space="0" w:color="auto"/>
        <w:right w:val="none" w:sz="0" w:space="0" w:color="auto"/>
      </w:divBdr>
    </w:div>
    <w:div w:id="729353170">
      <w:bodyDiv w:val="1"/>
      <w:marLeft w:val="0"/>
      <w:marRight w:val="0"/>
      <w:marTop w:val="0"/>
      <w:marBottom w:val="0"/>
      <w:divBdr>
        <w:top w:val="none" w:sz="0" w:space="0" w:color="auto"/>
        <w:left w:val="none" w:sz="0" w:space="0" w:color="auto"/>
        <w:bottom w:val="none" w:sz="0" w:space="0" w:color="auto"/>
        <w:right w:val="none" w:sz="0" w:space="0" w:color="auto"/>
      </w:divBdr>
    </w:div>
    <w:div w:id="818617696">
      <w:bodyDiv w:val="1"/>
      <w:marLeft w:val="0"/>
      <w:marRight w:val="0"/>
      <w:marTop w:val="0"/>
      <w:marBottom w:val="0"/>
      <w:divBdr>
        <w:top w:val="none" w:sz="0" w:space="0" w:color="auto"/>
        <w:left w:val="none" w:sz="0" w:space="0" w:color="auto"/>
        <w:bottom w:val="none" w:sz="0" w:space="0" w:color="auto"/>
        <w:right w:val="none" w:sz="0" w:space="0" w:color="auto"/>
      </w:divBdr>
    </w:div>
    <w:div w:id="1018772265">
      <w:bodyDiv w:val="1"/>
      <w:marLeft w:val="0"/>
      <w:marRight w:val="0"/>
      <w:marTop w:val="0"/>
      <w:marBottom w:val="0"/>
      <w:divBdr>
        <w:top w:val="none" w:sz="0" w:space="0" w:color="auto"/>
        <w:left w:val="none" w:sz="0" w:space="0" w:color="auto"/>
        <w:bottom w:val="none" w:sz="0" w:space="0" w:color="auto"/>
        <w:right w:val="none" w:sz="0" w:space="0" w:color="auto"/>
      </w:divBdr>
    </w:div>
    <w:div w:id="1179999646">
      <w:bodyDiv w:val="1"/>
      <w:marLeft w:val="0"/>
      <w:marRight w:val="0"/>
      <w:marTop w:val="0"/>
      <w:marBottom w:val="0"/>
      <w:divBdr>
        <w:top w:val="none" w:sz="0" w:space="0" w:color="auto"/>
        <w:left w:val="none" w:sz="0" w:space="0" w:color="auto"/>
        <w:bottom w:val="none" w:sz="0" w:space="0" w:color="auto"/>
        <w:right w:val="none" w:sz="0" w:space="0" w:color="auto"/>
      </w:divBdr>
    </w:div>
    <w:div w:id="1248153819">
      <w:bodyDiv w:val="1"/>
      <w:marLeft w:val="0"/>
      <w:marRight w:val="0"/>
      <w:marTop w:val="0"/>
      <w:marBottom w:val="0"/>
      <w:divBdr>
        <w:top w:val="none" w:sz="0" w:space="0" w:color="auto"/>
        <w:left w:val="none" w:sz="0" w:space="0" w:color="auto"/>
        <w:bottom w:val="none" w:sz="0" w:space="0" w:color="auto"/>
        <w:right w:val="none" w:sz="0" w:space="0" w:color="auto"/>
      </w:divBdr>
    </w:div>
    <w:div w:id="1525558773">
      <w:bodyDiv w:val="1"/>
      <w:marLeft w:val="0"/>
      <w:marRight w:val="0"/>
      <w:marTop w:val="0"/>
      <w:marBottom w:val="0"/>
      <w:divBdr>
        <w:top w:val="none" w:sz="0" w:space="0" w:color="auto"/>
        <w:left w:val="none" w:sz="0" w:space="0" w:color="auto"/>
        <w:bottom w:val="none" w:sz="0" w:space="0" w:color="auto"/>
        <w:right w:val="none" w:sz="0" w:space="0" w:color="auto"/>
      </w:divBdr>
    </w:div>
    <w:div w:id="1568492733">
      <w:bodyDiv w:val="1"/>
      <w:marLeft w:val="0"/>
      <w:marRight w:val="0"/>
      <w:marTop w:val="0"/>
      <w:marBottom w:val="0"/>
      <w:divBdr>
        <w:top w:val="none" w:sz="0" w:space="0" w:color="auto"/>
        <w:left w:val="none" w:sz="0" w:space="0" w:color="auto"/>
        <w:bottom w:val="none" w:sz="0" w:space="0" w:color="auto"/>
        <w:right w:val="none" w:sz="0" w:space="0" w:color="auto"/>
      </w:divBdr>
    </w:div>
    <w:div w:id="1581524202">
      <w:bodyDiv w:val="1"/>
      <w:marLeft w:val="0"/>
      <w:marRight w:val="0"/>
      <w:marTop w:val="0"/>
      <w:marBottom w:val="0"/>
      <w:divBdr>
        <w:top w:val="none" w:sz="0" w:space="0" w:color="auto"/>
        <w:left w:val="none" w:sz="0" w:space="0" w:color="auto"/>
        <w:bottom w:val="none" w:sz="0" w:space="0" w:color="auto"/>
        <w:right w:val="none" w:sz="0" w:space="0" w:color="auto"/>
      </w:divBdr>
    </w:div>
    <w:div w:id="1690449253">
      <w:bodyDiv w:val="1"/>
      <w:marLeft w:val="0"/>
      <w:marRight w:val="0"/>
      <w:marTop w:val="0"/>
      <w:marBottom w:val="0"/>
      <w:divBdr>
        <w:top w:val="none" w:sz="0" w:space="0" w:color="auto"/>
        <w:left w:val="none" w:sz="0" w:space="0" w:color="auto"/>
        <w:bottom w:val="none" w:sz="0" w:space="0" w:color="auto"/>
        <w:right w:val="none" w:sz="0" w:space="0" w:color="auto"/>
      </w:divBdr>
    </w:div>
    <w:div w:id="2024437322">
      <w:bodyDiv w:val="1"/>
      <w:marLeft w:val="0"/>
      <w:marRight w:val="0"/>
      <w:marTop w:val="0"/>
      <w:marBottom w:val="0"/>
      <w:divBdr>
        <w:top w:val="none" w:sz="0" w:space="0" w:color="auto"/>
        <w:left w:val="none" w:sz="0" w:space="0" w:color="auto"/>
        <w:bottom w:val="none" w:sz="0" w:space="0" w:color="auto"/>
        <w:right w:val="none" w:sz="0" w:space="0" w:color="auto"/>
      </w:divBdr>
    </w:div>
    <w:div w:id="212160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4F285090C88141ADBC758856DE2A28" ma:contentTypeVersion="0" ma:contentTypeDescription="Create a new document." ma:contentTypeScope="" ma:versionID="1a005911c015dba22819dc2b8ce94c31">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C4C78-2398-4031-9A92-8E682DC7D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E56B433-2FB5-4D28-952D-9DA394190F7C}">
  <ds:schemaRefs>
    <ds:schemaRef ds:uri="http://schemas.microsoft.com/sharepoint/v3/contenttype/forms"/>
  </ds:schemaRefs>
</ds:datastoreItem>
</file>

<file path=customXml/itemProps3.xml><?xml version="1.0" encoding="utf-8"?>
<ds:datastoreItem xmlns:ds="http://schemas.openxmlformats.org/officeDocument/2006/customXml" ds:itemID="{151B025E-A0C5-4019-B9B8-F8973488B90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DF1374-C83D-447D-ACB8-63034847F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12</Pages>
  <Words>2439</Words>
  <Characters>13415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dgawne</dc:creator>
  <cp:keywords/>
  <dc:description/>
  <cp:lastModifiedBy>faridureche@faridureche.onmicrosoft.com</cp:lastModifiedBy>
  <cp:revision>20</cp:revision>
  <cp:lastPrinted>2011-08-10T15:44:00Z</cp:lastPrinted>
  <dcterms:created xsi:type="dcterms:W3CDTF">2019-10-13T22:57:00Z</dcterms:created>
  <dcterms:modified xsi:type="dcterms:W3CDTF">2019-11-16T23:34:00Z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ntentTypeId">
    <vt:lpwstr>0x010100F74F285090C88141ADBC758856DE2A28</vt:lpwstr>
  </property>
  <property fmtid="{D5CDD505-2E9C-101B-9397-08002B2CF9AE}" pid="4" name="Order">
    <vt:r8>1600</vt:r8>
  </property>
  <property fmtid="{D5CDD505-2E9C-101B-9397-08002B2CF9AE}" pid="5" name="xd_Signature">
    <vt:bool>false</vt:bool>
  </property>
  <property fmtid="{D5CDD505-2E9C-101B-9397-08002B2CF9AE}" pid="6" name="xd_ProgID">
    <vt:lpwstr/>
  </property>
  <property fmtid="{D5CDD505-2E9C-101B-9397-08002B2CF9AE}" pid="7" name="TemplateUrl">
    <vt:lpwstr/>
  </property>
  <property fmtid="{D5CDD505-2E9C-101B-9397-08002B2CF9AE}" pid="8" name="ComplianceAssetId">
    <vt:lpwstr/>
  </property>
  <property fmtid="{D5CDD505-2E9C-101B-9397-08002B2CF9AE}" pid="9" name="_SourceUrl">
    <vt:lpwstr/>
  </property>
  <property fmtid="{D5CDD505-2E9C-101B-9397-08002B2CF9AE}" pid="10" name="_SharedFileIndex">
    <vt:lpwstr/>
  </property>
</Properties>
</file>