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7777777" w:rsidR="00F74E52" w:rsidRPr="00CB2AA7" w:rsidRDefault="00F74E52" w:rsidP="7702FC65">
      <w:pPr>
        <w:ind w:firstLine="720"/>
        <w:jc w:val="center"/>
        <w:rPr>
          <w:rFonts w:ascii="Arial" w:hAnsi="Arial" w:cs="Arial"/>
          <w:b/>
          <w:bCs/>
          <w:lang w:val="es-CO"/>
        </w:rPr>
      </w:pPr>
      <w:bookmarkStart w:id="0" w:name="_Toc301245055"/>
    </w:p>
    <w:p w14:paraId="0A37501D" w14:textId="77777777" w:rsidR="00F74E52" w:rsidRPr="00CB2AA7" w:rsidRDefault="00F74E52" w:rsidP="00E6681A">
      <w:pPr>
        <w:jc w:val="center"/>
        <w:rPr>
          <w:rFonts w:ascii="Arial" w:hAnsi="Arial" w:cs="Arial"/>
          <w:b/>
          <w:lang w:val="es-CO"/>
        </w:rPr>
      </w:pPr>
    </w:p>
    <w:p w14:paraId="5DAB6C7B" w14:textId="77777777" w:rsidR="00F74E52" w:rsidRPr="00CB2AA7" w:rsidRDefault="00F74E52" w:rsidP="00E6681A">
      <w:pPr>
        <w:jc w:val="center"/>
        <w:rPr>
          <w:rFonts w:ascii="Arial" w:hAnsi="Arial" w:cs="Arial"/>
          <w:b/>
          <w:lang w:val="es-CO"/>
        </w:rPr>
      </w:pPr>
    </w:p>
    <w:p w14:paraId="02EB378F" w14:textId="77777777" w:rsidR="00F74E52" w:rsidRPr="00CB2AA7" w:rsidRDefault="00F74E52" w:rsidP="00E6681A">
      <w:pPr>
        <w:jc w:val="center"/>
        <w:rPr>
          <w:rFonts w:ascii="Arial" w:hAnsi="Arial" w:cs="Arial"/>
          <w:b/>
          <w:lang w:val="es-CO"/>
        </w:rPr>
      </w:pPr>
    </w:p>
    <w:p w14:paraId="6A05A809" w14:textId="77777777" w:rsidR="00F74E52" w:rsidRPr="00CB2AA7" w:rsidRDefault="00F74E52" w:rsidP="00E6681A">
      <w:pPr>
        <w:jc w:val="center"/>
        <w:rPr>
          <w:rFonts w:ascii="Arial" w:hAnsi="Arial" w:cs="Arial"/>
          <w:b/>
          <w:lang w:val="es-CO"/>
        </w:rPr>
      </w:pPr>
    </w:p>
    <w:p w14:paraId="3B6F9B53" w14:textId="77777777" w:rsidR="00E97501" w:rsidRDefault="00E97501" w:rsidP="00E97501">
      <w:pPr>
        <w:jc w:val="center"/>
        <w:rPr>
          <w:ins w:id="1" w:author="Farid Eliecer Ureche Lopez" w:date="2019-10-14T12:24:00Z"/>
          <w:rFonts w:ascii="Arial" w:hAnsi="Arial" w:cs="Arial"/>
          <w:b/>
          <w:lang w:val="es-CO"/>
        </w:rPr>
        <w:pPrChange w:id="2" w:author="Farid Eliecer Ureche Lopez" w:date="2019-10-14T12:25:00Z">
          <w:pPr/>
        </w:pPrChange>
      </w:pPr>
      <w:ins w:id="3" w:author="Farid Eliecer Ureche Lopez" w:date="2019-10-14T12:24:00Z">
        <w:r>
          <w:rPr>
            <w:rFonts w:ascii="Arial" w:hAnsi="Arial" w:cs="Arial"/>
            <w:b/>
            <w:lang w:val="es-CO"/>
          </w:rPr>
          <w:t xml:space="preserve">DOCUMENTO </w:t>
        </w:r>
        <w:r w:rsidRPr="00CB2AA7">
          <w:rPr>
            <w:rFonts w:ascii="Arial" w:hAnsi="Arial" w:cs="Arial"/>
            <w:b/>
            <w:lang w:val="es-CO"/>
          </w:rPr>
          <w:t>ARQUITECTURA DE</w:t>
        </w:r>
        <w:r>
          <w:rPr>
            <w:rFonts w:ascii="Arial" w:hAnsi="Arial" w:cs="Arial"/>
            <w:b/>
            <w:lang w:val="es-CO"/>
          </w:rPr>
          <w:t xml:space="preserve"> </w:t>
        </w:r>
        <w:r w:rsidRPr="00CB2AA7">
          <w:rPr>
            <w:rFonts w:ascii="Arial" w:hAnsi="Arial" w:cs="Arial"/>
            <w:b/>
            <w:lang w:val="es-CO"/>
          </w:rPr>
          <w:t>L</w:t>
        </w:r>
        <w:r>
          <w:rPr>
            <w:rFonts w:ascii="Arial" w:hAnsi="Arial" w:cs="Arial"/>
            <w:b/>
            <w:lang w:val="es-CO"/>
          </w:rPr>
          <w:t>A SOLUCION</w:t>
        </w:r>
      </w:ins>
    </w:p>
    <w:p w14:paraId="43A69791" w14:textId="69117C66" w:rsidR="00E97501" w:rsidRDefault="00E97501" w:rsidP="00E97501">
      <w:pPr>
        <w:jc w:val="center"/>
        <w:rPr>
          <w:ins w:id="4" w:author="Farid Eliecer Ureche Lopez" w:date="2019-10-14T12:24:00Z"/>
          <w:rFonts w:ascii="Arial" w:hAnsi="Arial" w:cs="Arial"/>
          <w:b/>
          <w:lang w:val="es-CO"/>
        </w:rPr>
        <w:pPrChange w:id="5" w:author="Farid Eliecer Ureche Lopez" w:date="2019-10-14T12:25:00Z">
          <w:pPr/>
        </w:pPrChange>
      </w:pPr>
      <w:ins w:id="6" w:author="Farid Eliecer Ureche Lopez" w:date="2019-10-14T12:24:00Z">
        <w:r>
          <w:rPr>
            <w:rFonts w:ascii="Arial" w:hAnsi="Arial" w:cs="Arial"/>
            <w:b/>
            <w:lang w:val="es-CO"/>
          </w:rPr>
          <w:t>SOBS -  Sistema de ofertas de bienes y servicios.</w:t>
        </w:r>
      </w:ins>
    </w:p>
    <w:p w14:paraId="5A39BBE3" w14:textId="53B56C0E" w:rsidR="00F74E52" w:rsidRDefault="00F74E52" w:rsidP="00E6681A">
      <w:pPr>
        <w:jc w:val="center"/>
        <w:rPr>
          <w:ins w:id="7" w:author="Farid Eliecer Ureche Lopez" w:date="2019-10-14T12:25:00Z"/>
          <w:rFonts w:ascii="Arial" w:hAnsi="Arial" w:cs="Arial"/>
          <w:b/>
          <w:lang w:val="es-CO"/>
        </w:rPr>
      </w:pPr>
    </w:p>
    <w:p w14:paraId="71FF28EE" w14:textId="64D2161D" w:rsidR="00E97501" w:rsidRDefault="00E97501" w:rsidP="00E6681A">
      <w:pPr>
        <w:jc w:val="center"/>
        <w:rPr>
          <w:ins w:id="8" w:author="Farid Eliecer Ureche Lopez" w:date="2019-10-14T12:25:00Z"/>
          <w:rFonts w:ascii="Arial" w:hAnsi="Arial" w:cs="Arial"/>
          <w:b/>
          <w:lang w:val="es-CO"/>
        </w:rPr>
      </w:pPr>
    </w:p>
    <w:p w14:paraId="6AA746DA" w14:textId="77777777" w:rsidR="00E97501" w:rsidRPr="00CB2AA7" w:rsidRDefault="00E97501" w:rsidP="00E6681A">
      <w:pPr>
        <w:jc w:val="center"/>
        <w:rPr>
          <w:rFonts w:ascii="Arial" w:hAnsi="Arial" w:cs="Arial"/>
          <w:b/>
          <w:lang w:val="es-CO"/>
        </w:rPr>
      </w:pPr>
    </w:p>
    <w:p w14:paraId="41C8F396" w14:textId="77777777" w:rsidR="00F74E52" w:rsidRPr="00CB2AA7" w:rsidRDefault="00F74E52" w:rsidP="00E6681A">
      <w:pPr>
        <w:jc w:val="center"/>
        <w:rPr>
          <w:rFonts w:ascii="Arial" w:hAnsi="Arial" w:cs="Arial"/>
          <w:b/>
          <w:lang w:val="es-CO"/>
        </w:rPr>
      </w:pPr>
    </w:p>
    <w:p w14:paraId="72A3D3EC" w14:textId="77777777" w:rsidR="00F74E52" w:rsidRPr="00CB2AA7" w:rsidRDefault="00F74E52" w:rsidP="00E6681A">
      <w:pPr>
        <w:jc w:val="center"/>
        <w:rPr>
          <w:rFonts w:ascii="Arial" w:hAnsi="Arial" w:cs="Arial"/>
          <w:b/>
          <w:lang w:val="es-CO"/>
        </w:rPr>
      </w:pPr>
    </w:p>
    <w:p w14:paraId="0D0B940D" w14:textId="6D8F11DF" w:rsidR="00F74E52" w:rsidRPr="00CB2AA7" w:rsidRDefault="000770E8" w:rsidP="00E6681A">
      <w:pPr>
        <w:jc w:val="center"/>
        <w:rPr>
          <w:rFonts w:ascii="Arial" w:hAnsi="Arial" w:cs="Arial"/>
          <w:b/>
          <w:lang w:val="es-CO"/>
        </w:rPr>
      </w:pPr>
      <w:ins w:id="9" w:author="Farid Eliecer Ureche Lopez" w:date="2019-10-13T22:25:00Z">
        <w:r>
          <w:rPr>
            <w:noProof/>
          </w:rPr>
          <w:drawing>
            <wp:inline distT="0" distB="0" distL="0" distR="0" wp14:anchorId="24AD83C3" wp14:editId="04B23144">
              <wp:extent cx="5943600" cy="3866515"/>
              <wp:effectExtent l="0" t="0" r="0" b="635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665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27B00A" w14:textId="77777777" w:rsidR="00F74E52" w:rsidRPr="00CB2AA7" w:rsidRDefault="00F74E52" w:rsidP="00E6681A">
      <w:pPr>
        <w:jc w:val="center"/>
        <w:rPr>
          <w:rFonts w:ascii="Arial" w:hAnsi="Arial" w:cs="Arial"/>
          <w:b/>
          <w:lang w:val="es-CO"/>
        </w:rPr>
      </w:pPr>
    </w:p>
    <w:p w14:paraId="60061E4C" w14:textId="77777777" w:rsidR="00F74E52" w:rsidRPr="00CB2AA7" w:rsidRDefault="00F74E52" w:rsidP="00E6681A">
      <w:pPr>
        <w:jc w:val="center"/>
        <w:rPr>
          <w:rFonts w:ascii="Arial" w:hAnsi="Arial" w:cs="Arial"/>
          <w:b/>
          <w:lang w:val="es-CO"/>
        </w:rPr>
      </w:pPr>
    </w:p>
    <w:p w14:paraId="44EAFD9C" w14:textId="77777777" w:rsidR="00F74E52" w:rsidRPr="00CB2AA7" w:rsidRDefault="00F74E52" w:rsidP="00E6681A">
      <w:pPr>
        <w:jc w:val="center"/>
        <w:rPr>
          <w:rFonts w:ascii="Arial" w:hAnsi="Arial" w:cs="Arial"/>
          <w:b/>
          <w:lang w:val="es-CO"/>
        </w:rPr>
      </w:pPr>
    </w:p>
    <w:p w14:paraId="4B94D5A5" w14:textId="37B224B9" w:rsidR="00F74E52" w:rsidRPr="00CB2AA7" w:rsidDel="00176659" w:rsidRDefault="00F74E52" w:rsidP="00E6681A">
      <w:pPr>
        <w:jc w:val="center"/>
        <w:rPr>
          <w:del w:id="10" w:author="Farid Eliecer Ureche Lopez" w:date="2019-10-14T12:14:00Z"/>
          <w:rFonts w:ascii="Arial" w:hAnsi="Arial" w:cs="Arial"/>
          <w:b/>
          <w:lang w:val="es-CO"/>
        </w:rPr>
      </w:pPr>
    </w:p>
    <w:p w14:paraId="3DEEC669" w14:textId="4837AAB8" w:rsidR="00F74E52" w:rsidRPr="00CB2AA7" w:rsidDel="00176659" w:rsidRDefault="00F74E52" w:rsidP="00E6681A">
      <w:pPr>
        <w:jc w:val="center"/>
        <w:rPr>
          <w:del w:id="11" w:author="Farid Eliecer Ureche Lopez" w:date="2019-10-14T12:14:00Z"/>
          <w:rFonts w:ascii="Arial" w:hAnsi="Arial" w:cs="Arial"/>
          <w:b/>
          <w:lang w:val="es-CO"/>
        </w:rPr>
      </w:pPr>
    </w:p>
    <w:p w14:paraId="3656B9AB" w14:textId="1A9D22B2" w:rsidR="00F74E52" w:rsidRPr="00CB2AA7" w:rsidDel="00176659" w:rsidRDefault="00F74E52" w:rsidP="00E6681A">
      <w:pPr>
        <w:jc w:val="center"/>
        <w:rPr>
          <w:del w:id="12" w:author="Farid Eliecer Ureche Lopez" w:date="2019-10-14T12:14:00Z"/>
          <w:rFonts w:ascii="Arial" w:hAnsi="Arial" w:cs="Arial"/>
          <w:b/>
          <w:lang w:val="es-CO"/>
        </w:rPr>
      </w:pPr>
    </w:p>
    <w:p w14:paraId="45FB0818" w14:textId="1948D5F1" w:rsidR="00F74E52" w:rsidRPr="00CB2AA7" w:rsidDel="00176659" w:rsidRDefault="00F74E52" w:rsidP="00E6681A">
      <w:pPr>
        <w:jc w:val="center"/>
        <w:rPr>
          <w:del w:id="13" w:author="Farid Eliecer Ureche Lopez" w:date="2019-10-14T12:14:00Z"/>
          <w:rFonts w:ascii="Arial" w:hAnsi="Arial" w:cs="Arial"/>
          <w:b/>
          <w:lang w:val="es-CO"/>
        </w:rPr>
      </w:pPr>
    </w:p>
    <w:p w14:paraId="049F31CB" w14:textId="77777777" w:rsidR="00F74E52" w:rsidRPr="00CB2AA7" w:rsidRDefault="00F74E52" w:rsidP="00E6681A">
      <w:pPr>
        <w:jc w:val="center"/>
        <w:rPr>
          <w:rFonts w:ascii="Arial" w:hAnsi="Arial" w:cs="Arial"/>
          <w:b/>
          <w:lang w:val="es-CO"/>
        </w:rPr>
      </w:pPr>
    </w:p>
    <w:p w14:paraId="53128261" w14:textId="77777777" w:rsidR="00F74E52" w:rsidRPr="00CB2AA7" w:rsidRDefault="00F74E52" w:rsidP="00E6681A">
      <w:pPr>
        <w:jc w:val="center"/>
        <w:rPr>
          <w:rFonts w:ascii="Arial" w:hAnsi="Arial" w:cs="Arial"/>
          <w:b/>
          <w:lang w:val="es-CO"/>
        </w:rPr>
      </w:pPr>
    </w:p>
    <w:p w14:paraId="62486C05" w14:textId="5EDE5661" w:rsidR="00F74E52" w:rsidRPr="00CB2AA7" w:rsidDel="00E97501" w:rsidRDefault="00F74E52" w:rsidP="00E6681A">
      <w:pPr>
        <w:jc w:val="center"/>
        <w:rPr>
          <w:del w:id="14" w:author="Farid Eliecer Ureche Lopez" w:date="2019-10-14T12:25:00Z"/>
          <w:rFonts w:ascii="Arial" w:hAnsi="Arial" w:cs="Arial"/>
          <w:b/>
          <w:lang w:val="es-CO"/>
        </w:rPr>
      </w:pPr>
    </w:p>
    <w:bookmarkEnd w:id="0"/>
    <w:p w14:paraId="16235DCF" w14:textId="323B5486" w:rsidR="00DD7745" w:rsidDel="00E97501" w:rsidRDefault="00DD7745" w:rsidP="00F74E52">
      <w:pPr>
        <w:rPr>
          <w:del w:id="15" w:author="Farid Eliecer Ureche Lopez" w:date="2019-10-14T12:24:00Z"/>
          <w:rFonts w:ascii="Arial" w:hAnsi="Arial" w:cs="Arial"/>
          <w:b/>
          <w:lang w:val="es-CO"/>
        </w:rPr>
      </w:pPr>
      <w:del w:id="16" w:author="Farid Eliecer Ureche Lopez" w:date="2019-10-14T12:24:00Z">
        <w:r w:rsidDel="00E97501">
          <w:rPr>
            <w:rFonts w:ascii="Arial" w:hAnsi="Arial" w:cs="Arial"/>
            <w:b/>
            <w:lang w:val="es-CO"/>
          </w:rPr>
          <w:delText xml:space="preserve">DOCUMENTO </w:delText>
        </w:r>
        <w:r w:rsidR="00F74E52" w:rsidRPr="00CB2AA7" w:rsidDel="00E97501">
          <w:rPr>
            <w:rFonts w:ascii="Arial" w:hAnsi="Arial" w:cs="Arial"/>
            <w:b/>
            <w:lang w:val="es-CO"/>
          </w:rPr>
          <w:delText>ARQUITECTURA DE</w:delText>
        </w:r>
        <w:r w:rsidDel="00E97501">
          <w:rPr>
            <w:rFonts w:ascii="Arial" w:hAnsi="Arial" w:cs="Arial"/>
            <w:b/>
            <w:lang w:val="es-CO"/>
          </w:rPr>
          <w:delText xml:space="preserve"> </w:delText>
        </w:r>
        <w:r w:rsidR="00F74E52" w:rsidRPr="00CB2AA7" w:rsidDel="00E97501">
          <w:rPr>
            <w:rFonts w:ascii="Arial" w:hAnsi="Arial" w:cs="Arial"/>
            <w:b/>
            <w:lang w:val="es-CO"/>
          </w:rPr>
          <w:delText>L</w:delText>
        </w:r>
        <w:r w:rsidDel="00E97501">
          <w:rPr>
            <w:rFonts w:ascii="Arial" w:hAnsi="Arial" w:cs="Arial"/>
            <w:b/>
            <w:lang w:val="es-CO"/>
          </w:rPr>
          <w:delText>A SOLUCION</w:delText>
        </w:r>
      </w:del>
    </w:p>
    <w:p w14:paraId="04AF126E" w14:textId="12A4B4B6" w:rsidR="00176659" w:rsidRDefault="00DD7745" w:rsidP="00F74E52">
      <w:pPr>
        <w:rPr>
          <w:ins w:id="17" w:author="Farid Eliecer Ureche Lopez" w:date="2019-10-14T12:15:00Z"/>
          <w:rFonts w:ascii="Arial" w:hAnsi="Arial" w:cs="Arial"/>
          <w:b/>
          <w:lang w:val="es-CO"/>
        </w:rPr>
      </w:pPr>
      <w:del w:id="18" w:author="Farid Eliecer Ureche Lopez" w:date="2019-10-14T12:24:00Z">
        <w:r w:rsidDel="00E97501">
          <w:rPr>
            <w:rFonts w:ascii="Arial" w:hAnsi="Arial" w:cs="Arial"/>
            <w:b/>
            <w:lang w:val="es-CO"/>
          </w:rPr>
          <w:tab/>
          <w:delText xml:space="preserve"> </w:delText>
        </w:r>
      </w:del>
      <w:del w:id="19" w:author="Farid Eliecer Ureche Lopez" w:date="2019-10-13T22:25:00Z">
        <w:r w:rsidDel="000770E8">
          <w:rPr>
            <w:rFonts w:ascii="Arial" w:hAnsi="Arial" w:cs="Arial"/>
            <w:b/>
            <w:lang w:val="es-CO"/>
          </w:rPr>
          <w:delText>&lt;NOMBRE DE LA SOLUCION</w:delText>
        </w:r>
        <w:r w:rsidR="00F74E52" w:rsidRPr="00CB2AA7" w:rsidDel="000770E8">
          <w:rPr>
            <w:rFonts w:ascii="Arial" w:hAnsi="Arial" w:cs="Arial"/>
            <w:b/>
            <w:lang w:val="es-CO"/>
          </w:rPr>
          <w:delText>&gt;</w:delText>
        </w:r>
      </w:del>
    </w:p>
    <w:p w14:paraId="2282911E" w14:textId="77777777" w:rsidR="00176659" w:rsidRDefault="00176659" w:rsidP="00F74E52">
      <w:pPr>
        <w:rPr>
          <w:ins w:id="20" w:author="Farid Eliecer Ureche Lopez" w:date="2019-10-14T12:15:00Z"/>
          <w:rFonts w:ascii="Arial" w:hAnsi="Arial" w:cs="Arial"/>
          <w:b/>
          <w:lang w:val="es-CO"/>
        </w:rPr>
      </w:pPr>
    </w:p>
    <w:p w14:paraId="12FB3C23" w14:textId="77777777" w:rsidR="00176659" w:rsidRDefault="00176659" w:rsidP="00F74E52">
      <w:pPr>
        <w:rPr>
          <w:ins w:id="21" w:author="Farid Eliecer Ureche Lopez" w:date="2019-10-14T12:15:00Z"/>
          <w:rFonts w:ascii="Arial" w:hAnsi="Arial" w:cs="Arial"/>
          <w:b/>
          <w:lang w:val="es-CO"/>
        </w:rPr>
      </w:pPr>
    </w:p>
    <w:p w14:paraId="4B3ECC94" w14:textId="77777777" w:rsidR="00176659" w:rsidRPr="00CB2AA7" w:rsidRDefault="00176659" w:rsidP="00176659">
      <w:pPr>
        <w:rPr>
          <w:ins w:id="22" w:author="Farid Eliecer Ureche Lopez" w:date="2019-10-14T12:15:00Z"/>
          <w:rFonts w:ascii="Arial" w:eastAsia="Arial" w:hAnsi="Arial" w:cs="Arial"/>
          <w:sz w:val="22"/>
          <w:szCs w:val="22"/>
          <w:lang w:val="es-CO"/>
        </w:rPr>
      </w:pPr>
      <w:ins w:id="23" w:author="Farid Eliecer Ureche Lopez" w:date="2019-10-14T12:15:00Z">
        <w:r w:rsidRPr="6F3B961C">
          <w:rPr>
            <w:rFonts w:ascii="Arial" w:eastAsia="Arial" w:hAnsi="Arial" w:cs="Arial"/>
            <w:sz w:val="22"/>
            <w:szCs w:val="22"/>
            <w:lang w:val="es-CO"/>
          </w:rPr>
          <w:t xml:space="preserve">Elaborado por: </w:t>
        </w:r>
      </w:ins>
    </w:p>
    <w:p w14:paraId="433B16A4" w14:textId="77777777" w:rsidR="00176659" w:rsidRPr="00CB2AA7" w:rsidRDefault="00176659" w:rsidP="00176659">
      <w:pPr>
        <w:spacing w:before="40" w:after="40"/>
        <w:rPr>
          <w:ins w:id="24" w:author="Farid Eliecer Ureche Lopez" w:date="2019-10-14T12:15:00Z"/>
          <w:rFonts w:ascii="Arial" w:eastAsia="Arial" w:hAnsi="Arial" w:cs="Arial"/>
          <w:sz w:val="22"/>
          <w:szCs w:val="22"/>
          <w:lang w:val="es-CO"/>
        </w:rPr>
      </w:pPr>
      <w:ins w:id="25" w:author="Farid Eliecer Ureche Lopez" w:date="2019-10-14T12:15:00Z">
        <w:r w:rsidRPr="6F3B961C">
          <w:rPr>
            <w:rFonts w:ascii="Arial" w:eastAsia="Arial" w:hAnsi="Arial" w:cs="Arial"/>
            <w:sz w:val="22"/>
            <w:szCs w:val="22"/>
            <w:lang w:val="es-CO"/>
          </w:rPr>
          <w:t>Farid Eliecer Ureche López</w:t>
        </w:r>
      </w:ins>
    </w:p>
    <w:p w14:paraId="4CE0795A" w14:textId="77777777" w:rsidR="00176659" w:rsidRPr="00CB2AA7" w:rsidRDefault="00176659" w:rsidP="00176659">
      <w:pPr>
        <w:spacing w:before="40" w:after="40"/>
        <w:rPr>
          <w:ins w:id="26" w:author="Farid Eliecer Ureche Lopez" w:date="2019-10-14T12:15:00Z"/>
          <w:rFonts w:ascii="Arial" w:eastAsia="Arial" w:hAnsi="Arial" w:cs="Arial"/>
          <w:sz w:val="22"/>
          <w:szCs w:val="22"/>
          <w:lang w:val="es-CO"/>
        </w:rPr>
      </w:pPr>
      <w:ins w:id="27" w:author="Farid Eliecer Ureche Lopez" w:date="2019-10-14T12:15:00Z">
        <w:r w:rsidRPr="6F3B961C">
          <w:rPr>
            <w:rFonts w:ascii="Arial" w:eastAsia="Arial" w:hAnsi="Arial" w:cs="Arial"/>
            <w:sz w:val="22"/>
            <w:szCs w:val="22"/>
            <w:lang w:val="es-CO"/>
          </w:rPr>
          <w:t>Manuel Alejando Alcalá Bustos</w:t>
        </w:r>
      </w:ins>
    </w:p>
    <w:p w14:paraId="294FA205" w14:textId="7C1028D4" w:rsidR="00176659" w:rsidRPr="00CB2AA7" w:rsidRDefault="00176659" w:rsidP="00F74E52">
      <w:pPr>
        <w:rPr>
          <w:rFonts w:ascii="Arial" w:hAnsi="Arial" w:cs="Arial"/>
          <w:b/>
          <w:lang w:val="es-CO"/>
        </w:rPr>
        <w:sectPr w:rsidR="00176659" w:rsidRPr="00CB2AA7">
          <w:headerReference w:type="default" r:id="rId12"/>
          <w:pgSz w:w="12240" w:h="15840" w:code="1"/>
          <w:pgMar w:top="1440" w:right="1440" w:bottom="1440" w:left="1440" w:header="720" w:footer="720" w:gutter="0"/>
          <w:cols w:space="720"/>
        </w:sect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0"/>
        <w:gridCol w:w="1417"/>
        <w:gridCol w:w="6379"/>
      </w:tblGrid>
      <w:tr w:rsidR="00343DA6" w:rsidRPr="00CB2AA7" w14:paraId="536C0896" w14:textId="77777777" w:rsidTr="00FA2AA5">
        <w:trPr>
          <w:trHeight w:val="322"/>
        </w:trPr>
        <w:tc>
          <w:tcPr>
            <w:tcW w:w="1560" w:type="dxa"/>
            <w:shd w:val="pct10" w:color="000000" w:fill="FFFFFF"/>
            <w:vAlign w:val="center"/>
          </w:tcPr>
          <w:p w14:paraId="745F5C4E" w14:textId="77777777" w:rsidR="00343DA6" w:rsidRPr="00CB2AA7" w:rsidRDefault="002A2128" w:rsidP="00FA2AA5">
            <w:pPr>
              <w:jc w:val="center"/>
              <w:rPr>
                <w:rFonts w:ascii="Arial" w:hAnsi="Arial" w:cs="Arial"/>
                <w:b/>
                <w:bCs/>
                <w:lang w:val="es-CO"/>
              </w:rPr>
            </w:pPr>
            <w:r>
              <w:rPr>
                <w:rFonts w:ascii="Arial" w:hAnsi="Arial" w:cs="Arial"/>
                <w:b/>
                <w:bCs/>
                <w:lang w:val="es-CO"/>
              </w:rPr>
              <w:lastRenderedPageBreak/>
              <w:t>Versión</w:t>
            </w:r>
          </w:p>
        </w:tc>
        <w:tc>
          <w:tcPr>
            <w:tcW w:w="1417" w:type="dxa"/>
            <w:shd w:val="pct10" w:color="000000" w:fill="FFFFFF"/>
            <w:vAlign w:val="center"/>
          </w:tcPr>
          <w:p w14:paraId="48FF8E3E" w14:textId="77777777" w:rsidR="00343DA6" w:rsidRPr="00CB2AA7" w:rsidRDefault="00343DA6" w:rsidP="00FA2AA5">
            <w:pPr>
              <w:jc w:val="center"/>
              <w:rPr>
                <w:rFonts w:ascii="Arial" w:hAnsi="Arial" w:cs="Arial"/>
                <w:b/>
                <w:bCs/>
                <w:lang w:val="es-CO"/>
              </w:rPr>
            </w:pPr>
            <w:r w:rsidRPr="00CB2AA7">
              <w:rPr>
                <w:rFonts w:ascii="Arial" w:hAnsi="Arial" w:cs="Arial"/>
                <w:b/>
                <w:bCs/>
                <w:lang w:val="es-CO"/>
              </w:rPr>
              <w:t>Fecha</w:t>
            </w:r>
          </w:p>
        </w:tc>
        <w:tc>
          <w:tcPr>
            <w:tcW w:w="6379" w:type="dxa"/>
            <w:shd w:val="pct10" w:color="000000" w:fill="FFFFFF"/>
            <w:vAlign w:val="center"/>
          </w:tcPr>
          <w:p w14:paraId="65C11EE4" w14:textId="77777777" w:rsidR="00343DA6" w:rsidRPr="00CB2AA7" w:rsidRDefault="00343DA6" w:rsidP="00FA2AA5">
            <w:pPr>
              <w:jc w:val="center"/>
              <w:rPr>
                <w:rFonts w:ascii="Arial" w:hAnsi="Arial" w:cs="Arial"/>
                <w:b/>
                <w:bCs/>
                <w:lang w:val="es-CO"/>
              </w:rPr>
            </w:pPr>
            <w:r w:rsidRPr="00CB2AA7">
              <w:rPr>
                <w:rFonts w:ascii="Arial" w:hAnsi="Arial" w:cs="Arial"/>
                <w:b/>
                <w:bCs/>
                <w:lang w:val="es-CO"/>
              </w:rPr>
              <w:t>Descripción de la modificación</w:t>
            </w:r>
          </w:p>
        </w:tc>
      </w:tr>
      <w:tr w:rsidR="00343DA6" w:rsidRPr="00CB2AA7" w14:paraId="4101652C" w14:textId="77777777" w:rsidTr="00FA2AA5">
        <w:tc>
          <w:tcPr>
            <w:tcW w:w="1560" w:type="dxa"/>
          </w:tcPr>
          <w:p w14:paraId="4B99056E" w14:textId="6F60D802" w:rsidR="00343DA6" w:rsidRPr="00CB2AA7" w:rsidDel="000770E8" w:rsidRDefault="00343DA6" w:rsidP="00FA2AA5">
            <w:pPr>
              <w:jc w:val="both"/>
              <w:rPr>
                <w:del w:id="28" w:author="Farid Eliecer Ureche Lopez" w:date="2019-10-13T22:26:00Z"/>
                <w:rFonts w:ascii="Arial" w:hAnsi="Arial" w:cs="Arial"/>
                <w:bCs/>
                <w:lang w:val="es-CO"/>
              </w:rPr>
            </w:pPr>
          </w:p>
          <w:p w14:paraId="1299C43A" w14:textId="4E873969" w:rsidR="00343DA6" w:rsidRPr="00CB2AA7" w:rsidRDefault="000770E8" w:rsidP="00FA2AA5">
            <w:pPr>
              <w:jc w:val="both"/>
              <w:rPr>
                <w:rFonts w:ascii="Arial" w:hAnsi="Arial" w:cs="Arial"/>
                <w:bCs/>
                <w:lang w:val="es-CO"/>
              </w:rPr>
            </w:pPr>
            <w:ins w:id="29" w:author="Farid Eliecer Ureche Lopez" w:date="2019-10-13T22:26:00Z">
              <w:r>
                <w:rPr>
                  <w:rFonts w:ascii="Arial" w:hAnsi="Arial" w:cs="Arial"/>
                  <w:bCs/>
                  <w:lang w:val="es-CO"/>
                </w:rPr>
                <w:t>0.1</w:t>
              </w:r>
            </w:ins>
          </w:p>
        </w:tc>
        <w:tc>
          <w:tcPr>
            <w:tcW w:w="1417" w:type="dxa"/>
          </w:tcPr>
          <w:p w14:paraId="4DDBEF00" w14:textId="4BAFE0D6" w:rsidR="00343DA6" w:rsidRPr="00CB2AA7" w:rsidRDefault="000770E8" w:rsidP="00FA2AA5">
            <w:pPr>
              <w:jc w:val="both"/>
              <w:rPr>
                <w:rFonts w:ascii="Arial" w:hAnsi="Arial" w:cs="Arial"/>
                <w:bCs/>
                <w:lang w:val="es-CO"/>
              </w:rPr>
            </w:pPr>
            <w:ins w:id="30" w:author="Farid Eliecer Ureche Lopez" w:date="2019-10-13T22:26:00Z">
              <w:r>
                <w:rPr>
                  <w:rFonts w:ascii="Arial" w:hAnsi="Arial" w:cs="Arial"/>
                  <w:bCs/>
                  <w:lang w:val="es-CO"/>
                </w:rPr>
                <w:t>13/10/2019</w:t>
              </w:r>
            </w:ins>
          </w:p>
        </w:tc>
        <w:tc>
          <w:tcPr>
            <w:tcW w:w="6379" w:type="dxa"/>
          </w:tcPr>
          <w:p w14:paraId="3461D779" w14:textId="653BB1D5" w:rsidR="00343DA6" w:rsidRPr="00CB2AA7" w:rsidRDefault="000770E8" w:rsidP="00FA2AA5">
            <w:pPr>
              <w:jc w:val="both"/>
              <w:rPr>
                <w:rFonts w:ascii="Arial" w:hAnsi="Arial" w:cs="Arial"/>
                <w:bCs/>
                <w:lang w:val="es-CO"/>
              </w:rPr>
            </w:pPr>
            <w:ins w:id="31" w:author="Farid Eliecer Ureche Lopez" w:date="2019-10-13T22:26:00Z">
              <w:r>
                <w:rPr>
                  <w:rFonts w:ascii="Arial" w:hAnsi="Arial" w:cs="Arial"/>
                  <w:bCs/>
                  <w:lang w:val="es-CO"/>
                </w:rPr>
                <w:t>Descripción Inicial</w:t>
              </w:r>
            </w:ins>
          </w:p>
        </w:tc>
      </w:tr>
    </w:tbl>
    <w:p w14:paraId="3CF2D8B6" w14:textId="77777777" w:rsidR="00343DA6" w:rsidRPr="00CB2AA7" w:rsidRDefault="00343DA6" w:rsidP="00343DA6">
      <w:pPr>
        <w:rPr>
          <w:rFonts w:ascii="Arial" w:hAnsi="Arial" w:cs="Arial"/>
          <w:lang w:val="es-CO"/>
        </w:rPr>
      </w:pPr>
    </w:p>
    <w:p w14:paraId="0FB78278" w14:textId="77777777" w:rsidR="00343DA6" w:rsidRPr="00CB2AA7" w:rsidRDefault="00343DA6" w:rsidP="00343DA6">
      <w:pPr>
        <w:rPr>
          <w:rFonts w:ascii="Arial" w:hAnsi="Arial" w:cs="Arial"/>
          <w:lang w:val="es-CO"/>
        </w:rPr>
      </w:pPr>
    </w:p>
    <w:p w14:paraId="1FC39945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0562CB0E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34CE0A41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62EBF3C5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6D98A12B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2946DB82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5997CC1D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110FFD37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6B699379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3FE9F23F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1F72F646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08CE6F91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61CDCEAD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6BB9E253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23DE523C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52E56223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07547A01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5043CB0F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07459315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6537F28F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6DFB9E20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70DF9E56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44E871BC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144A5D23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738610EB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637805D2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463F29E8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3B7B4B86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3A0FF5F2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5630AD66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61829076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2BA226A1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17AD93B2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0DE4B5B7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66204FF1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2DBF0D7D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6B62F1B3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02F2C34E" w14:textId="77777777" w:rsidR="002A2128" w:rsidRDefault="002A2128" w:rsidP="482A6AF2">
      <w:pPr>
        <w:pStyle w:val="Ttulo"/>
        <w:jc w:val="both"/>
        <w:rPr>
          <w:rFonts w:cs="Arial"/>
          <w:sz w:val="20"/>
          <w:lang w:val="es-CO"/>
        </w:rPr>
      </w:pPr>
    </w:p>
    <w:p w14:paraId="680A4E5D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19219836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296FEF7D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7194DBDC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769D0D3C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54CD245A" w14:textId="714BAFDF" w:rsidR="002A2128" w:rsidRDefault="002A2128" w:rsidP="00343DA6">
      <w:pPr>
        <w:pStyle w:val="Ttulo"/>
        <w:rPr>
          <w:ins w:id="32" w:author="Farid Eliecer Ureche Lopez" w:date="2019-10-13T22:26:00Z"/>
          <w:rFonts w:cs="Arial"/>
          <w:sz w:val="20"/>
          <w:lang w:val="es-CO"/>
        </w:rPr>
      </w:pPr>
    </w:p>
    <w:p w14:paraId="7FA6F49F" w14:textId="77777777" w:rsidR="000770E8" w:rsidRPr="000770E8" w:rsidRDefault="000770E8" w:rsidP="000770E8">
      <w:pPr>
        <w:rPr>
          <w:lang w:val="es-CO"/>
          <w:rPrChange w:id="33" w:author="Farid Eliecer Ureche Lopez" w:date="2019-10-13T22:26:00Z">
            <w:rPr>
              <w:rFonts w:cs="Arial"/>
              <w:sz w:val="20"/>
              <w:lang w:val="es-CO"/>
            </w:rPr>
          </w:rPrChange>
        </w:rPr>
        <w:pPrChange w:id="34" w:author="Farid Eliecer Ureche Lopez" w:date="2019-10-13T22:26:00Z">
          <w:pPr>
            <w:pStyle w:val="Ttulo"/>
          </w:pPr>
        </w:pPrChange>
      </w:pPr>
    </w:p>
    <w:p w14:paraId="1231BE67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36FEB5B0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30D7AA69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7196D064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34FF1C98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6D072C0D" w14:textId="77777777" w:rsidR="002A2128" w:rsidRDefault="002A2128" w:rsidP="00343DA6">
      <w:pPr>
        <w:pStyle w:val="Ttulo"/>
        <w:rPr>
          <w:rFonts w:cs="Arial"/>
          <w:sz w:val="20"/>
          <w:lang w:val="es-CO"/>
        </w:rPr>
      </w:pPr>
    </w:p>
    <w:p w14:paraId="35B6129E" w14:textId="7539AE47" w:rsidR="005E5AE2" w:rsidRDefault="00EA5FD6">
      <w:pPr>
        <w:pStyle w:val="TDC1"/>
        <w:tabs>
          <w:tab w:val="left" w:pos="432"/>
        </w:tabs>
        <w:rPr>
          <w:ins w:id="35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CB2AA7">
        <w:rPr>
          <w:rFonts w:cs="Arial"/>
          <w:lang w:val="es-CO"/>
        </w:rPr>
        <w:lastRenderedPageBreak/>
        <w:t>Tabla de Contenido</w:t>
      </w:r>
      <w:r w:rsidR="003F318F" w:rsidRPr="001C1553">
        <w:rPr>
          <w:rFonts w:cs="Arial"/>
          <w:lang w:val="es-CO"/>
        </w:rPr>
        <w:fldChar w:fldCharType="begin"/>
      </w:r>
      <w:r w:rsidR="00161302" w:rsidRPr="001C1553">
        <w:rPr>
          <w:rFonts w:cs="Arial"/>
          <w:lang w:val="es-CO"/>
        </w:rPr>
        <w:instrText xml:space="preserve"> TOC \o "1-3" </w:instrText>
      </w:r>
      <w:r w:rsidR="003F318F" w:rsidRPr="001C1553">
        <w:rPr>
          <w:rFonts w:cs="Arial"/>
          <w:lang w:val="es-CO"/>
        </w:rPr>
        <w:fldChar w:fldCharType="separate"/>
      </w:r>
      <w:ins w:id="36" w:author="Farid Eliecer Ureche Lopez" w:date="2019-10-14T18:28:00Z">
        <w:r w:rsidR="005E5AE2" w:rsidRPr="00BB731E">
          <w:rPr>
            <w:noProof/>
            <w:lang w:val="es-CO"/>
          </w:rPr>
          <w:t>1.</w:t>
        </w:r>
        <w:r w:rsidR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="005E5AE2" w:rsidRPr="00BB731E">
          <w:rPr>
            <w:noProof/>
            <w:lang w:val="es-CO"/>
          </w:rPr>
          <w:t>Introducción</w:t>
        </w:r>
        <w:r w:rsidR="005E5AE2">
          <w:rPr>
            <w:noProof/>
          </w:rPr>
          <w:tab/>
        </w:r>
        <w:r w:rsidR="005E5AE2">
          <w:rPr>
            <w:noProof/>
          </w:rPr>
          <w:fldChar w:fldCharType="begin"/>
        </w:r>
        <w:r w:rsidR="005E5AE2">
          <w:rPr>
            <w:noProof/>
          </w:rPr>
          <w:instrText xml:space="preserve"> PAGEREF _Toc21970146 \h </w:instrText>
        </w:r>
        <w:r w:rsidR="005E5AE2">
          <w:rPr>
            <w:noProof/>
          </w:rPr>
        </w:r>
      </w:ins>
      <w:r w:rsidR="005E5AE2">
        <w:rPr>
          <w:noProof/>
        </w:rPr>
        <w:fldChar w:fldCharType="separate"/>
      </w:r>
      <w:ins w:id="37" w:author="Farid Eliecer Ureche Lopez" w:date="2019-10-14T18:28:00Z">
        <w:r w:rsidR="005E5AE2">
          <w:rPr>
            <w:noProof/>
          </w:rPr>
          <w:t>4</w:t>
        </w:r>
        <w:r w:rsidR="005E5AE2">
          <w:rPr>
            <w:noProof/>
          </w:rPr>
          <w:fldChar w:fldCharType="end"/>
        </w:r>
      </w:ins>
    </w:p>
    <w:p w14:paraId="24F51510" w14:textId="733786DD" w:rsidR="005E5AE2" w:rsidRDefault="005E5AE2">
      <w:pPr>
        <w:pStyle w:val="TDC2"/>
        <w:tabs>
          <w:tab w:val="left" w:pos="1000"/>
        </w:tabs>
        <w:rPr>
          <w:ins w:id="38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39" w:author="Farid Eliecer Ureche Lopez" w:date="2019-10-14T18:28:00Z">
        <w:r w:rsidRPr="00BB731E">
          <w:rPr>
            <w:noProof/>
            <w:lang w:val="es-CO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noProof/>
            <w:lang w:val="es-CO"/>
          </w:rPr>
          <w:t>Objetivo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_Toc21970147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40" w:author="Farid Eliecer Ureche Lopez" w:date="2019-10-14T18:28:00Z">
        <w:r>
          <w:rPr>
            <w:noProof/>
          </w:rPr>
          <w:t>4</w:t>
        </w:r>
        <w:r>
          <w:rPr>
            <w:noProof/>
          </w:rPr>
          <w:fldChar w:fldCharType="end"/>
        </w:r>
      </w:ins>
    </w:p>
    <w:p w14:paraId="6935C9DF" w14:textId="6B3C0519" w:rsidR="005E5AE2" w:rsidRDefault="005E5AE2">
      <w:pPr>
        <w:pStyle w:val="TDC2"/>
        <w:tabs>
          <w:tab w:val="left" w:pos="1000"/>
        </w:tabs>
        <w:rPr>
          <w:ins w:id="41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42" w:author="Farid Eliecer Ureche Lopez" w:date="2019-10-14T18:28:00Z">
        <w:r w:rsidRPr="00BB731E">
          <w:rPr>
            <w:noProof/>
            <w:lang w:val="es-CO"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noProof/>
            <w:lang w:val="es-CO"/>
          </w:rPr>
          <w:t>Definiciones, Acrónimos y Abreviaturas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_Toc21970148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43" w:author="Farid Eliecer Ureche Lopez" w:date="2019-10-14T18:28:00Z">
        <w:r>
          <w:rPr>
            <w:noProof/>
          </w:rPr>
          <w:t>4</w:t>
        </w:r>
        <w:r>
          <w:rPr>
            <w:noProof/>
          </w:rPr>
          <w:fldChar w:fldCharType="end"/>
        </w:r>
      </w:ins>
    </w:p>
    <w:p w14:paraId="4F8E5FA7" w14:textId="7FD91430" w:rsidR="005E5AE2" w:rsidRDefault="005E5AE2">
      <w:pPr>
        <w:pStyle w:val="TDC2"/>
        <w:tabs>
          <w:tab w:val="left" w:pos="1000"/>
        </w:tabs>
        <w:rPr>
          <w:ins w:id="44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45" w:author="Farid Eliecer Ureche Lopez" w:date="2019-10-14T18:28:00Z">
        <w:r w:rsidRPr="00BB731E">
          <w:rPr>
            <w:noProof/>
            <w:lang w:val="es-CO"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noProof/>
            <w:lang w:val="es-CO"/>
          </w:rPr>
          <w:t>Referencias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_Toc21970149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46" w:author="Farid Eliecer Ureche Lopez" w:date="2019-10-14T18:28:00Z">
        <w:r>
          <w:rPr>
            <w:noProof/>
          </w:rPr>
          <w:t>4</w:t>
        </w:r>
        <w:r>
          <w:rPr>
            <w:noProof/>
          </w:rPr>
          <w:fldChar w:fldCharType="end"/>
        </w:r>
      </w:ins>
    </w:p>
    <w:p w14:paraId="23F87C3C" w14:textId="06834680" w:rsidR="005E5AE2" w:rsidRDefault="005E5AE2">
      <w:pPr>
        <w:pStyle w:val="TDC2"/>
        <w:tabs>
          <w:tab w:val="left" w:pos="1000"/>
        </w:tabs>
        <w:rPr>
          <w:ins w:id="47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48" w:author="Farid Eliecer Ureche Lopez" w:date="2019-10-14T18:28:00Z">
        <w:r w:rsidRPr="00BB731E">
          <w:rPr>
            <w:noProof/>
            <w:lang w:val="es-CO"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noProof/>
            <w:lang w:val="es-CO"/>
          </w:rPr>
          <w:t>Alcance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_Toc21970150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49" w:author="Farid Eliecer Ureche Lopez" w:date="2019-10-14T18:28:00Z">
        <w:r>
          <w:rPr>
            <w:noProof/>
          </w:rPr>
          <w:t>4</w:t>
        </w:r>
        <w:r>
          <w:rPr>
            <w:noProof/>
          </w:rPr>
          <w:fldChar w:fldCharType="end"/>
        </w:r>
      </w:ins>
    </w:p>
    <w:p w14:paraId="0EC2D939" w14:textId="5D6A2DB0" w:rsidR="005E5AE2" w:rsidRDefault="005E5AE2">
      <w:pPr>
        <w:pStyle w:val="TDC1"/>
        <w:tabs>
          <w:tab w:val="left" w:pos="432"/>
        </w:tabs>
        <w:rPr>
          <w:ins w:id="50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51" w:author="Farid Eliecer Ureche Lopez" w:date="2019-10-14T18:28:00Z">
        <w:r w:rsidRPr="00BB731E">
          <w:rPr>
            <w:noProof/>
            <w:lang w:val="es-CO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noProof/>
            <w:lang w:val="es-CO"/>
          </w:rPr>
          <w:t>Contexto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_Toc21970159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52" w:author="Farid Eliecer Ureche Lopez" w:date="2019-10-14T18:28:00Z">
        <w:r>
          <w:rPr>
            <w:noProof/>
          </w:rPr>
          <w:t>5</w:t>
        </w:r>
        <w:r>
          <w:rPr>
            <w:noProof/>
          </w:rPr>
          <w:fldChar w:fldCharType="end"/>
        </w:r>
      </w:ins>
    </w:p>
    <w:p w14:paraId="641427DC" w14:textId="64FEE4A0" w:rsidR="005E5AE2" w:rsidRDefault="005E5AE2">
      <w:pPr>
        <w:pStyle w:val="TDC2"/>
        <w:tabs>
          <w:tab w:val="left" w:pos="1000"/>
        </w:tabs>
        <w:rPr>
          <w:ins w:id="53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54" w:author="Farid Eliecer Ureche Lopez" w:date="2019-10-14T18:28:00Z">
        <w:r w:rsidRPr="00BB731E">
          <w:rPr>
            <w:noProof/>
            <w:lang w:val="es-CO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noProof/>
            <w:lang w:val="es-CO"/>
          </w:rPr>
          <w:t>Fundamentos de la solución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_Toc21970160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55" w:author="Farid Eliecer Ureche Lopez" w:date="2019-10-14T18:28:00Z">
        <w:r>
          <w:rPr>
            <w:noProof/>
          </w:rPr>
          <w:t>5</w:t>
        </w:r>
        <w:r>
          <w:rPr>
            <w:noProof/>
          </w:rPr>
          <w:fldChar w:fldCharType="end"/>
        </w:r>
      </w:ins>
    </w:p>
    <w:p w14:paraId="744A200D" w14:textId="2034CC45" w:rsidR="005E5AE2" w:rsidRDefault="005E5AE2">
      <w:pPr>
        <w:pStyle w:val="TDC1"/>
        <w:tabs>
          <w:tab w:val="left" w:pos="432"/>
        </w:tabs>
        <w:rPr>
          <w:ins w:id="56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57" w:author="Farid Eliecer Ureche Lopez" w:date="2019-10-14T18:28:00Z">
        <w:r w:rsidRPr="00BB731E">
          <w:rPr>
            <w:rFonts w:cs="Arial"/>
            <w:noProof/>
            <w:lang w:val="es-CO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rFonts w:cs="Arial"/>
            <w:noProof/>
            <w:lang w:val="es-CO"/>
          </w:rPr>
          <w:t>Drivers de Arquitectura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_Toc21970161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58" w:author="Farid Eliecer Ureche Lopez" w:date="2019-10-14T18:28:00Z">
        <w:r>
          <w:rPr>
            <w:noProof/>
          </w:rPr>
          <w:t>6</w:t>
        </w:r>
        <w:r>
          <w:rPr>
            <w:noProof/>
          </w:rPr>
          <w:fldChar w:fldCharType="end"/>
        </w:r>
      </w:ins>
    </w:p>
    <w:p w14:paraId="5ABC7999" w14:textId="5A449B3A" w:rsidR="005E5AE2" w:rsidRDefault="005E5AE2">
      <w:pPr>
        <w:pStyle w:val="TDC2"/>
        <w:tabs>
          <w:tab w:val="left" w:pos="1000"/>
        </w:tabs>
        <w:rPr>
          <w:ins w:id="59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60" w:author="Farid Eliecer Ureche Lopez" w:date="2019-10-14T18:28:00Z">
        <w:r w:rsidRPr="00BB731E">
          <w:rPr>
            <w:noProof/>
            <w:lang w:val="es-CO"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noProof/>
            <w:lang w:val="es-CO"/>
          </w:rPr>
          <w:t>Objetivos de la arquitectura de la solución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_Toc21970162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61" w:author="Farid Eliecer Ureche Lopez" w:date="2019-10-14T18:28:00Z">
        <w:r>
          <w:rPr>
            <w:noProof/>
          </w:rPr>
          <w:t>6</w:t>
        </w:r>
        <w:r>
          <w:rPr>
            <w:noProof/>
          </w:rPr>
          <w:fldChar w:fldCharType="end"/>
        </w:r>
      </w:ins>
    </w:p>
    <w:p w14:paraId="0B91CB8F" w14:textId="490431E0" w:rsidR="005E5AE2" w:rsidRDefault="005E5AE2">
      <w:pPr>
        <w:pStyle w:val="TDC2"/>
        <w:tabs>
          <w:tab w:val="left" w:pos="1000"/>
        </w:tabs>
        <w:rPr>
          <w:ins w:id="62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63" w:author="Farid Eliecer Ureche Lopez" w:date="2019-10-14T18:28:00Z">
        <w:r w:rsidRPr="00BB731E">
          <w:rPr>
            <w:noProof/>
            <w:lang w:val="es-CO"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noProof/>
            <w:lang w:val="es-CO"/>
          </w:rPr>
          <w:t>Requerimientos Funcionales Significativos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_Toc21970163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64" w:author="Farid Eliecer Ureche Lopez" w:date="2019-10-14T18:28:00Z">
        <w:r>
          <w:rPr>
            <w:noProof/>
          </w:rPr>
          <w:t>6</w:t>
        </w:r>
        <w:r>
          <w:rPr>
            <w:noProof/>
          </w:rPr>
          <w:fldChar w:fldCharType="end"/>
        </w:r>
      </w:ins>
    </w:p>
    <w:p w14:paraId="733AF2C8" w14:textId="0DEE7E40" w:rsidR="005E5AE2" w:rsidRDefault="005E5AE2">
      <w:pPr>
        <w:pStyle w:val="TDC2"/>
        <w:tabs>
          <w:tab w:val="left" w:pos="1000"/>
        </w:tabs>
        <w:rPr>
          <w:ins w:id="65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66" w:author="Farid Eliecer Ureche Lopez" w:date="2019-10-14T18:28:00Z">
        <w:r w:rsidRPr="00BB731E">
          <w:rPr>
            <w:noProof/>
            <w:lang w:val="es-CO"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noProof/>
            <w:lang w:val="es-CO"/>
          </w:rPr>
          <w:t>Restricciones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_Toc21970165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67" w:author="Farid Eliecer Ureche Lopez" w:date="2019-10-14T18:28:00Z">
        <w:r>
          <w:rPr>
            <w:noProof/>
          </w:rPr>
          <w:t>7</w:t>
        </w:r>
        <w:r>
          <w:rPr>
            <w:noProof/>
          </w:rPr>
          <w:fldChar w:fldCharType="end"/>
        </w:r>
      </w:ins>
    </w:p>
    <w:p w14:paraId="3780C796" w14:textId="643FE3CE" w:rsidR="005E5AE2" w:rsidRDefault="005E5AE2">
      <w:pPr>
        <w:pStyle w:val="TDC2"/>
        <w:tabs>
          <w:tab w:val="left" w:pos="1000"/>
        </w:tabs>
        <w:rPr>
          <w:ins w:id="68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69" w:author="Farid Eliecer Ureche Lopez" w:date="2019-10-14T18:28:00Z">
        <w:r w:rsidRPr="00BB731E">
          <w:rPr>
            <w:noProof/>
            <w:lang w:val="es-CO"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noProof/>
            <w:lang w:val="es-CO"/>
          </w:rPr>
          <w:t>Atributos de calidad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_Toc21970166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70" w:author="Farid Eliecer Ureche Lopez" w:date="2019-10-14T18:28:00Z">
        <w:r>
          <w:rPr>
            <w:noProof/>
          </w:rPr>
          <w:t>7</w:t>
        </w:r>
        <w:r>
          <w:rPr>
            <w:noProof/>
          </w:rPr>
          <w:fldChar w:fldCharType="end"/>
        </w:r>
      </w:ins>
    </w:p>
    <w:p w14:paraId="627592BE" w14:textId="4EED061F" w:rsidR="005E5AE2" w:rsidRDefault="005E5AE2">
      <w:pPr>
        <w:pStyle w:val="TDC3"/>
        <w:rPr>
          <w:ins w:id="71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72" w:author="Farid Eliecer Ureche Lopez" w:date="2019-10-14T18:28:00Z">
        <w:r w:rsidRPr="00BB731E">
          <w:rPr>
            <w:b/>
            <w:noProof/>
            <w:lang w:val="es-CO"/>
          </w:rPr>
          <w:t>3.4.1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b/>
            <w:noProof/>
            <w:lang w:val="es-CO"/>
          </w:rPr>
          <w:t>Descripción de atributos de calidad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_Toc21970167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73" w:author="Farid Eliecer Ureche Lopez" w:date="2019-10-14T18:28:00Z">
        <w:r>
          <w:rPr>
            <w:noProof/>
          </w:rPr>
          <w:t>7</w:t>
        </w:r>
        <w:r>
          <w:rPr>
            <w:noProof/>
          </w:rPr>
          <w:fldChar w:fldCharType="end"/>
        </w:r>
      </w:ins>
    </w:p>
    <w:p w14:paraId="538B6747" w14:textId="07118EB2" w:rsidR="005E5AE2" w:rsidRDefault="005E5AE2">
      <w:pPr>
        <w:pStyle w:val="TDC1"/>
        <w:tabs>
          <w:tab w:val="left" w:pos="432"/>
        </w:tabs>
        <w:rPr>
          <w:ins w:id="74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75" w:author="Farid Eliecer Ureche Lopez" w:date="2019-10-14T18:28:00Z">
        <w:r w:rsidRPr="00BB731E">
          <w:rPr>
            <w:rFonts w:cs="Arial"/>
            <w:noProof/>
            <w:lang w:val="es-CO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rFonts w:cs="Arial"/>
            <w:noProof/>
            <w:lang w:val="es-CO"/>
          </w:rPr>
          <w:t>Vistas de arquitectura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_Toc21970168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76" w:author="Farid Eliecer Ureche Lopez" w:date="2019-10-14T18:28:00Z">
        <w:r>
          <w:rPr>
            <w:noProof/>
          </w:rPr>
          <w:t>8</w:t>
        </w:r>
        <w:r>
          <w:rPr>
            <w:noProof/>
          </w:rPr>
          <w:fldChar w:fldCharType="end"/>
        </w:r>
      </w:ins>
    </w:p>
    <w:p w14:paraId="2605E9FC" w14:textId="6113F806" w:rsidR="005E5AE2" w:rsidRDefault="005E5AE2">
      <w:pPr>
        <w:pStyle w:val="TDC2"/>
        <w:tabs>
          <w:tab w:val="left" w:pos="1000"/>
        </w:tabs>
        <w:rPr>
          <w:ins w:id="77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78" w:author="Farid Eliecer Ureche Lopez" w:date="2019-10-14T18:28:00Z">
        <w:r w:rsidRPr="00BB731E">
          <w:rPr>
            <w:rFonts w:cs="Arial"/>
            <w:noProof/>
            <w:lang w:val="es-CO"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rFonts w:cs="Arial"/>
            <w:noProof/>
            <w:lang w:val="es-CO"/>
          </w:rPr>
          <w:t>Vistas de la arquitectura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_Toc21970169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79" w:author="Farid Eliecer Ureche Lopez" w:date="2019-10-14T18:28:00Z">
        <w:r>
          <w:rPr>
            <w:noProof/>
          </w:rPr>
          <w:t>8</w:t>
        </w:r>
        <w:r>
          <w:rPr>
            <w:noProof/>
          </w:rPr>
          <w:fldChar w:fldCharType="end"/>
        </w:r>
      </w:ins>
    </w:p>
    <w:p w14:paraId="4BEE1E32" w14:textId="450A1521" w:rsidR="005E5AE2" w:rsidRDefault="005E5AE2">
      <w:pPr>
        <w:pStyle w:val="TDC3"/>
        <w:rPr>
          <w:ins w:id="80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81" w:author="Farid Eliecer Ureche Lopez" w:date="2019-10-14T18:28:00Z">
        <w:r w:rsidRPr="00BB731E">
          <w:rPr>
            <w:rFonts w:cs="Arial"/>
            <w:noProof/>
            <w:lang w:val="es-CO"/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rFonts w:cs="Arial"/>
            <w:noProof/>
            <w:lang w:val="es-CO"/>
          </w:rPr>
          <w:t>Vista lógica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_Toc21970170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82" w:author="Farid Eliecer Ureche Lopez" w:date="2019-10-14T18:28:00Z">
        <w:r>
          <w:rPr>
            <w:noProof/>
          </w:rPr>
          <w:t>8</w:t>
        </w:r>
        <w:r>
          <w:rPr>
            <w:noProof/>
          </w:rPr>
          <w:fldChar w:fldCharType="end"/>
        </w:r>
      </w:ins>
    </w:p>
    <w:p w14:paraId="0909401B" w14:textId="73DE62B4" w:rsidR="005E5AE2" w:rsidRDefault="005E5AE2">
      <w:pPr>
        <w:pStyle w:val="TDC3"/>
        <w:rPr>
          <w:ins w:id="83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84" w:author="Farid Eliecer Ureche Lopez" w:date="2019-10-14T18:28:00Z">
        <w:r w:rsidRPr="00BB731E">
          <w:rPr>
            <w:rFonts w:cs="Arial"/>
            <w:noProof/>
            <w:lang w:val="es-CO"/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rFonts w:cs="Arial"/>
            <w:noProof/>
            <w:lang w:val="es-CO"/>
          </w:rPr>
          <w:t>Vista de desarrollo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_Toc21970171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85" w:author="Farid Eliecer Ureche Lopez" w:date="2019-10-14T18:28:00Z">
        <w:r>
          <w:rPr>
            <w:noProof/>
          </w:rPr>
          <w:t>9</w:t>
        </w:r>
        <w:r>
          <w:rPr>
            <w:noProof/>
          </w:rPr>
          <w:fldChar w:fldCharType="end"/>
        </w:r>
      </w:ins>
    </w:p>
    <w:p w14:paraId="42ECFA6A" w14:textId="31611F0D" w:rsidR="005E5AE2" w:rsidRDefault="005E5AE2">
      <w:pPr>
        <w:pStyle w:val="TDC3"/>
        <w:rPr>
          <w:ins w:id="86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87" w:author="Farid Eliecer Ureche Lopez" w:date="2019-10-14T18:28:00Z">
        <w:r w:rsidRPr="00BB731E">
          <w:rPr>
            <w:rFonts w:cs="Arial"/>
            <w:noProof/>
            <w:lang w:val="es-CO"/>
          </w:rPr>
          <w:t>4.1.3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rFonts w:cs="Arial"/>
            <w:noProof/>
            <w:lang w:val="es-CO"/>
          </w:rPr>
          <w:t>Vista de procesos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_Toc21970172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88" w:author="Farid Eliecer Ureche Lopez" w:date="2019-10-14T18:28:00Z">
        <w:r>
          <w:rPr>
            <w:noProof/>
          </w:rPr>
          <w:t>9</w:t>
        </w:r>
        <w:r>
          <w:rPr>
            <w:noProof/>
          </w:rPr>
          <w:fldChar w:fldCharType="end"/>
        </w:r>
      </w:ins>
    </w:p>
    <w:p w14:paraId="184F8D9A" w14:textId="51778706" w:rsidR="005E5AE2" w:rsidRDefault="005E5AE2">
      <w:pPr>
        <w:pStyle w:val="TDC3"/>
        <w:rPr>
          <w:ins w:id="89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90" w:author="Farid Eliecer Ureche Lopez" w:date="2019-10-14T18:28:00Z">
        <w:r w:rsidRPr="00BB731E">
          <w:rPr>
            <w:rFonts w:cs="Arial"/>
            <w:noProof/>
            <w:lang w:val="es-CO"/>
          </w:rPr>
          <w:t>4.1.4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rFonts w:cs="Arial"/>
            <w:noProof/>
            <w:lang w:val="es-CO"/>
          </w:rPr>
          <w:t>Vista física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_Toc21970174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91" w:author="Farid Eliecer Ureche Lopez" w:date="2019-10-14T18:28:00Z">
        <w:r>
          <w:rPr>
            <w:noProof/>
          </w:rPr>
          <w:t>10</w:t>
        </w:r>
        <w:r>
          <w:rPr>
            <w:noProof/>
          </w:rPr>
          <w:fldChar w:fldCharType="end"/>
        </w:r>
      </w:ins>
    </w:p>
    <w:p w14:paraId="3EF7FF4C" w14:textId="1824524B" w:rsidR="005E5AE2" w:rsidRDefault="005E5AE2">
      <w:pPr>
        <w:pStyle w:val="TDC3"/>
        <w:rPr>
          <w:ins w:id="92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93" w:author="Farid Eliecer Ureche Lopez" w:date="2019-10-14T18:28:00Z"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rFonts w:cs="Arial"/>
            <w:noProof/>
            <w:lang w:val="es-CO"/>
          </w:rPr>
          <w:t>Vista de casos de uso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_Toc21970175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94" w:author="Farid Eliecer Ureche Lopez" w:date="2019-10-14T18:28:00Z">
        <w:r>
          <w:rPr>
            <w:noProof/>
          </w:rPr>
          <w:t>10</w:t>
        </w:r>
        <w:r>
          <w:rPr>
            <w:noProof/>
          </w:rPr>
          <w:fldChar w:fldCharType="end"/>
        </w:r>
      </w:ins>
    </w:p>
    <w:p w14:paraId="4B09E2D9" w14:textId="22D60B08" w:rsidR="005E5AE2" w:rsidRDefault="005E5AE2">
      <w:pPr>
        <w:pStyle w:val="TDC3"/>
        <w:rPr>
          <w:ins w:id="95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96" w:author="Farid Eliecer Ureche Lopez" w:date="2019-10-14T18:28:00Z">
        <w:r w:rsidRPr="00BB731E">
          <w:rPr>
            <w:rFonts w:cs="Arial"/>
            <w:noProof/>
            <w:lang w:val="es-CO"/>
          </w:rPr>
          <w:t>4.1.5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_Toc21970176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97" w:author="Farid Eliecer Ureche Lopez" w:date="2019-10-14T18:28:00Z">
        <w:r>
          <w:rPr>
            <w:noProof/>
          </w:rPr>
          <w:t>10</w:t>
        </w:r>
        <w:r>
          <w:rPr>
            <w:noProof/>
          </w:rPr>
          <w:fldChar w:fldCharType="end"/>
        </w:r>
      </w:ins>
    </w:p>
    <w:p w14:paraId="5550694F" w14:textId="216DAD03" w:rsidR="005E5AE2" w:rsidRDefault="005E5AE2">
      <w:pPr>
        <w:pStyle w:val="TDC3"/>
        <w:rPr>
          <w:ins w:id="98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99" w:author="Farid Eliecer Ureche Lopez" w:date="2019-10-14T18:28:00Z">
        <w:r w:rsidRPr="00BB731E">
          <w:rPr>
            <w:rFonts w:cs="Arial"/>
            <w:noProof/>
            <w:lang w:val="es-CO"/>
          </w:rPr>
          <w:t>4.1.6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rFonts w:cs="Arial"/>
            <w:noProof/>
            <w:lang w:val="es-CO"/>
          </w:rPr>
          <w:t>Vista de datos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_Toc21970177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0" w:author="Farid Eliecer Ureche Lopez" w:date="2019-10-14T18:28:00Z">
        <w:r>
          <w:rPr>
            <w:noProof/>
          </w:rPr>
          <w:t>11</w:t>
        </w:r>
        <w:r>
          <w:rPr>
            <w:noProof/>
          </w:rPr>
          <w:fldChar w:fldCharType="end"/>
        </w:r>
      </w:ins>
    </w:p>
    <w:p w14:paraId="08E4EAAC" w14:textId="290182A1" w:rsidR="005E5AE2" w:rsidRDefault="005E5AE2">
      <w:pPr>
        <w:pStyle w:val="TDC1"/>
        <w:tabs>
          <w:tab w:val="left" w:pos="432"/>
        </w:tabs>
        <w:rPr>
          <w:ins w:id="101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102" w:author="Farid Eliecer Ureche Lopez" w:date="2019-10-14T18:28:00Z">
        <w:r w:rsidRPr="00BB731E">
          <w:rPr>
            <w:rFonts w:cs="Arial"/>
            <w:bCs/>
            <w:noProof/>
            <w:lang w:val="es-CO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rFonts w:cs="Arial"/>
            <w:bCs/>
            <w:noProof/>
            <w:lang w:val="es-CO"/>
          </w:rPr>
          <w:t>Riesgos de la arquitectura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_Toc21970178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3" w:author="Farid Eliecer Ureche Lopez" w:date="2019-10-14T18:28:00Z">
        <w:r>
          <w:rPr>
            <w:noProof/>
          </w:rPr>
          <w:t>12</w:t>
        </w:r>
        <w:r>
          <w:rPr>
            <w:noProof/>
          </w:rPr>
          <w:fldChar w:fldCharType="end"/>
        </w:r>
      </w:ins>
    </w:p>
    <w:p w14:paraId="510B7C56" w14:textId="3B79A939" w:rsidR="005E5AE2" w:rsidRDefault="005E5AE2">
      <w:pPr>
        <w:pStyle w:val="TDC1"/>
        <w:tabs>
          <w:tab w:val="left" w:pos="432"/>
        </w:tabs>
        <w:rPr>
          <w:ins w:id="104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105" w:author="Farid Eliecer Ureche Lopez" w:date="2019-10-14T18:28:00Z">
        <w:r w:rsidRPr="00BB731E">
          <w:rPr>
            <w:bCs/>
            <w:noProof/>
            <w:lang w:val="es-CO"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bCs/>
            <w:noProof/>
            <w:lang w:val="es-CO"/>
          </w:rPr>
          <w:t>ANEXO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_Toc21970179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6" w:author="Farid Eliecer Ureche Lopez" w:date="2019-10-14T18:28:00Z">
        <w:r>
          <w:rPr>
            <w:noProof/>
          </w:rPr>
          <w:t>12</w:t>
        </w:r>
        <w:r>
          <w:rPr>
            <w:noProof/>
          </w:rPr>
          <w:fldChar w:fldCharType="end"/>
        </w:r>
      </w:ins>
    </w:p>
    <w:p w14:paraId="40ADBD65" w14:textId="453E6EC8" w:rsidR="005E5AE2" w:rsidRDefault="005E5AE2">
      <w:pPr>
        <w:pStyle w:val="TDC2"/>
        <w:tabs>
          <w:tab w:val="left" w:pos="1000"/>
        </w:tabs>
        <w:rPr>
          <w:ins w:id="107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108" w:author="Farid Eliecer Ureche Lopez" w:date="2019-10-14T18:28:00Z">
        <w:r w:rsidRPr="00BB731E">
          <w:rPr>
            <w:bCs/>
            <w:noProof/>
            <w:lang w:val="es-CO"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bCs/>
            <w:noProof/>
            <w:lang w:val="es-CO"/>
          </w:rPr>
          <w:t>Diagrama componentes aplicación SOBS, proveedores.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_Toc21970180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9" w:author="Farid Eliecer Ureche Lopez" w:date="2019-10-14T18:28:00Z">
        <w:r>
          <w:rPr>
            <w:noProof/>
          </w:rPr>
          <w:t>12</w:t>
        </w:r>
        <w:r>
          <w:rPr>
            <w:noProof/>
          </w:rPr>
          <w:fldChar w:fldCharType="end"/>
        </w:r>
      </w:ins>
    </w:p>
    <w:p w14:paraId="64479079" w14:textId="72C20174" w:rsidR="005E5AE2" w:rsidRDefault="005E5AE2">
      <w:pPr>
        <w:pStyle w:val="TDC2"/>
        <w:tabs>
          <w:tab w:val="left" w:pos="1000"/>
        </w:tabs>
        <w:rPr>
          <w:ins w:id="110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ins w:id="111" w:author="Farid Eliecer Ureche Lopez" w:date="2019-10-14T18:28:00Z">
        <w:r w:rsidRPr="00BB731E">
          <w:rPr>
            <w:bCs/>
            <w:noProof/>
            <w:lang w:val="es-CO"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BB731E">
          <w:rPr>
            <w:bCs/>
            <w:noProof/>
            <w:lang w:val="es-CO"/>
          </w:rPr>
          <w:t>Diagrama de flujo ofertas a cotización.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_Toc21970181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12" w:author="Farid Eliecer Ureche Lopez" w:date="2019-10-14T18:28:00Z">
        <w:r>
          <w:rPr>
            <w:noProof/>
          </w:rPr>
          <w:t>12</w:t>
        </w:r>
        <w:r>
          <w:rPr>
            <w:noProof/>
          </w:rPr>
          <w:fldChar w:fldCharType="end"/>
        </w:r>
      </w:ins>
    </w:p>
    <w:p w14:paraId="2F8A7422" w14:textId="77777777" w:rsidR="005E5AE2" w:rsidDel="005E5AE2" w:rsidRDefault="005E5AE2" w:rsidP="00343DA6">
      <w:pPr>
        <w:pStyle w:val="Ttulo"/>
        <w:rPr>
          <w:del w:id="113" w:author="Farid Eliecer Ureche Lopez" w:date="2019-10-14T18:28:00Z"/>
          <w:noProof/>
        </w:rPr>
      </w:pPr>
    </w:p>
    <w:p w14:paraId="7C34CFB4" w14:textId="7FE92DAE" w:rsidR="002D600F" w:rsidDel="005E5AE2" w:rsidRDefault="002D600F" w:rsidP="00343DA6">
      <w:pPr>
        <w:pStyle w:val="Ttulo"/>
        <w:rPr>
          <w:del w:id="114" w:author="Farid Eliecer Ureche Lopez" w:date="2019-10-14T18:28:00Z"/>
          <w:noProof/>
        </w:rPr>
      </w:pPr>
    </w:p>
    <w:p w14:paraId="2B99A633" w14:textId="0014B6D1" w:rsidR="002D600F" w:rsidDel="005E5AE2" w:rsidRDefault="002D600F">
      <w:pPr>
        <w:pStyle w:val="TDC1"/>
        <w:tabs>
          <w:tab w:val="left" w:pos="432"/>
        </w:tabs>
        <w:rPr>
          <w:del w:id="115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16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1.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Introducción</w:delText>
        </w:r>
        <w:r w:rsidRPr="002D600F" w:rsidDel="005E5AE2">
          <w:rPr>
            <w:noProof/>
            <w:lang w:val="es-CO"/>
          </w:rPr>
          <w:tab/>
          <w:delText>4</w:delText>
        </w:r>
      </w:del>
    </w:p>
    <w:p w14:paraId="60286CAF" w14:textId="7FD0823C" w:rsidR="002D600F" w:rsidDel="005E5AE2" w:rsidRDefault="002D600F">
      <w:pPr>
        <w:pStyle w:val="TDC2"/>
        <w:tabs>
          <w:tab w:val="left" w:pos="1000"/>
        </w:tabs>
        <w:rPr>
          <w:del w:id="117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18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1.1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Objetivo</w:delText>
        </w:r>
        <w:r w:rsidRPr="002D600F" w:rsidDel="005E5AE2">
          <w:rPr>
            <w:noProof/>
            <w:lang w:val="es-CO"/>
          </w:rPr>
          <w:tab/>
          <w:delText>4</w:delText>
        </w:r>
      </w:del>
    </w:p>
    <w:p w14:paraId="78F39F93" w14:textId="7701A580" w:rsidR="002D600F" w:rsidDel="005E5AE2" w:rsidRDefault="002D600F">
      <w:pPr>
        <w:pStyle w:val="TDC2"/>
        <w:tabs>
          <w:tab w:val="left" w:pos="1000"/>
        </w:tabs>
        <w:rPr>
          <w:del w:id="119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20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1.2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Definiciones, Acrónimos y Abreviaturas</w:delText>
        </w:r>
        <w:r w:rsidRPr="002D600F" w:rsidDel="005E5AE2">
          <w:rPr>
            <w:noProof/>
            <w:lang w:val="es-CO"/>
          </w:rPr>
          <w:tab/>
          <w:delText>4</w:delText>
        </w:r>
      </w:del>
    </w:p>
    <w:p w14:paraId="2706FD3E" w14:textId="5808FFB7" w:rsidR="002D600F" w:rsidDel="005E5AE2" w:rsidRDefault="002D600F">
      <w:pPr>
        <w:pStyle w:val="TDC2"/>
        <w:tabs>
          <w:tab w:val="left" w:pos="1000"/>
        </w:tabs>
        <w:rPr>
          <w:del w:id="121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22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1.3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Referencias</w:delText>
        </w:r>
        <w:r w:rsidRPr="002D600F" w:rsidDel="005E5AE2">
          <w:rPr>
            <w:noProof/>
            <w:lang w:val="es-CO"/>
          </w:rPr>
          <w:tab/>
          <w:delText>4</w:delText>
        </w:r>
      </w:del>
    </w:p>
    <w:p w14:paraId="33C2D0A9" w14:textId="3C9A9532" w:rsidR="002D600F" w:rsidDel="005E5AE2" w:rsidRDefault="002D600F">
      <w:pPr>
        <w:pStyle w:val="TDC2"/>
        <w:tabs>
          <w:tab w:val="left" w:pos="1000"/>
        </w:tabs>
        <w:rPr>
          <w:del w:id="123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24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1.4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Alcance</w:delText>
        </w:r>
        <w:r w:rsidRPr="002D600F" w:rsidDel="005E5AE2">
          <w:rPr>
            <w:noProof/>
            <w:lang w:val="es-CO"/>
          </w:rPr>
          <w:tab/>
          <w:delText>4</w:delText>
        </w:r>
      </w:del>
    </w:p>
    <w:p w14:paraId="7B275D5A" w14:textId="4DEE17EB" w:rsidR="002D600F" w:rsidDel="005E5AE2" w:rsidRDefault="002D600F">
      <w:pPr>
        <w:pStyle w:val="TDC1"/>
        <w:tabs>
          <w:tab w:val="left" w:pos="432"/>
        </w:tabs>
        <w:rPr>
          <w:del w:id="125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26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2.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Contexto</w:delText>
        </w:r>
        <w:r w:rsidRPr="002D600F" w:rsidDel="005E5AE2">
          <w:rPr>
            <w:noProof/>
            <w:lang w:val="es-CO"/>
          </w:rPr>
          <w:tab/>
          <w:delText>5</w:delText>
        </w:r>
      </w:del>
    </w:p>
    <w:p w14:paraId="79F85F5A" w14:textId="08D08AFB" w:rsidR="002D600F" w:rsidDel="005E5AE2" w:rsidRDefault="002D600F">
      <w:pPr>
        <w:pStyle w:val="TDC2"/>
        <w:tabs>
          <w:tab w:val="left" w:pos="1000"/>
        </w:tabs>
        <w:rPr>
          <w:del w:id="127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28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2.1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Fundamentos de la solución</w:delText>
        </w:r>
        <w:r w:rsidRPr="002D600F" w:rsidDel="005E5AE2">
          <w:rPr>
            <w:noProof/>
            <w:lang w:val="es-CO"/>
          </w:rPr>
          <w:tab/>
          <w:delText>5</w:delText>
        </w:r>
      </w:del>
    </w:p>
    <w:p w14:paraId="2A04C03F" w14:textId="737CC1DA" w:rsidR="002D600F" w:rsidDel="005E5AE2" w:rsidRDefault="002D600F">
      <w:pPr>
        <w:pStyle w:val="TDC1"/>
        <w:tabs>
          <w:tab w:val="left" w:pos="432"/>
        </w:tabs>
        <w:rPr>
          <w:del w:id="129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30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3.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Drivers de Arquitectura</w:delText>
        </w:r>
        <w:r w:rsidRPr="002D600F" w:rsidDel="005E5AE2">
          <w:rPr>
            <w:noProof/>
            <w:lang w:val="es-CO"/>
          </w:rPr>
          <w:tab/>
          <w:delText>5</w:delText>
        </w:r>
      </w:del>
    </w:p>
    <w:p w14:paraId="75CC7EE4" w14:textId="5239733B" w:rsidR="002D600F" w:rsidDel="005E5AE2" w:rsidRDefault="002D600F">
      <w:pPr>
        <w:pStyle w:val="TDC2"/>
        <w:tabs>
          <w:tab w:val="left" w:pos="1000"/>
        </w:tabs>
        <w:rPr>
          <w:del w:id="131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32" w:author="Farid Eliecer Ureche Lopez" w:date="2019-10-14T18:28:00Z">
        <w:r w:rsidRPr="00441A18" w:rsidDel="005E5AE2">
          <w:rPr>
            <w:noProof/>
            <w:lang w:val="es-CO"/>
          </w:rPr>
          <w:delText>3.1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noProof/>
            <w:lang w:val="es-CO"/>
          </w:rPr>
          <w:delText>Objetivos de la arquitectura de la solución</w:delText>
        </w:r>
        <w:r w:rsidRPr="002D600F" w:rsidDel="005E5AE2">
          <w:rPr>
            <w:noProof/>
            <w:lang w:val="es-CO"/>
          </w:rPr>
          <w:tab/>
          <w:delText>5</w:delText>
        </w:r>
      </w:del>
    </w:p>
    <w:p w14:paraId="0C204085" w14:textId="6B031238" w:rsidR="002D600F" w:rsidDel="005E5AE2" w:rsidRDefault="002D600F">
      <w:pPr>
        <w:pStyle w:val="TDC2"/>
        <w:tabs>
          <w:tab w:val="left" w:pos="1000"/>
        </w:tabs>
        <w:rPr>
          <w:del w:id="133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34" w:author="Farid Eliecer Ureche Lopez" w:date="2019-10-14T18:28:00Z">
        <w:r w:rsidRPr="00441A18" w:rsidDel="005E5AE2">
          <w:rPr>
            <w:noProof/>
            <w:lang w:val="es-CO"/>
          </w:rPr>
          <w:delText>3.2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noProof/>
            <w:lang w:val="es-CO"/>
          </w:rPr>
          <w:delText>Requerimientos Funcionales Significativos</w:delText>
        </w:r>
        <w:r w:rsidRPr="002D600F" w:rsidDel="005E5AE2">
          <w:rPr>
            <w:noProof/>
            <w:lang w:val="es-CO"/>
          </w:rPr>
          <w:tab/>
          <w:delText>5</w:delText>
        </w:r>
      </w:del>
    </w:p>
    <w:p w14:paraId="5D8516F3" w14:textId="613CD912" w:rsidR="002D600F" w:rsidDel="005E5AE2" w:rsidRDefault="002D600F">
      <w:pPr>
        <w:pStyle w:val="TDC2"/>
        <w:tabs>
          <w:tab w:val="left" w:pos="1000"/>
        </w:tabs>
        <w:rPr>
          <w:del w:id="135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36" w:author="Farid Eliecer Ureche Lopez" w:date="2019-10-14T18:28:00Z">
        <w:r w:rsidRPr="00441A18" w:rsidDel="005E5AE2">
          <w:rPr>
            <w:noProof/>
            <w:lang w:val="es-CO"/>
          </w:rPr>
          <w:delText>3.3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noProof/>
            <w:lang w:val="es-CO"/>
          </w:rPr>
          <w:delText>Restricciones</w:delText>
        </w:r>
        <w:r w:rsidRPr="002D600F" w:rsidDel="005E5AE2">
          <w:rPr>
            <w:noProof/>
            <w:lang w:val="es-CO"/>
          </w:rPr>
          <w:tab/>
          <w:delText>5</w:delText>
        </w:r>
      </w:del>
    </w:p>
    <w:p w14:paraId="67D9244C" w14:textId="1B01128B" w:rsidR="002D600F" w:rsidDel="005E5AE2" w:rsidRDefault="002D600F">
      <w:pPr>
        <w:pStyle w:val="TDC2"/>
        <w:tabs>
          <w:tab w:val="left" w:pos="1000"/>
        </w:tabs>
        <w:rPr>
          <w:del w:id="137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38" w:author="Farid Eliecer Ureche Lopez" w:date="2019-10-14T18:28:00Z">
        <w:r w:rsidRPr="00441A18" w:rsidDel="005E5AE2">
          <w:rPr>
            <w:noProof/>
            <w:lang w:val="es-CO"/>
          </w:rPr>
          <w:delText>3.4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noProof/>
            <w:lang w:val="es-CO"/>
          </w:rPr>
          <w:delText>Atributos de calidad</w:delText>
        </w:r>
        <w:r w:rsidRPr="002D600F" w:rsidDel="005E5AE2">
          <w:rPr>
            <w:noProof/>
            <w:lang w:val="es-CO"/>
          </w:rPr>
          <w:tab/>
          <w:delText>5</w:delText>
        </w:r>
      </w:del>
    </w:p>
    <w:p w14:paraId="68C7DDE5" w14:textId="0D5B8700" w:rsidR="002D600F" w:rsidDel="005E5AE2" w:rsidRDefault="002D600F">
      <w:pPr>
        <w:pStyle w:val="TDC3"/>
        <w:rPr>
          <w:del w:id="139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40" w:author="Farid Eliecer Ureche Lopez" w:date="2019-10-14T18:28:00Z">
        <w:r w:rsidRPr="00441A18" w:rsidDel="005E5AE2">
          <w:rPr>
            <w:b/>
            <w:noProof/>
            <w:lang w:val="es-CO"/>
          </w:rPr>
          <w:delText>3.4.1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b/>
            <w:noProof/>
            <w:lang w:val="es-CO"/>
          </w:rPr>
          <w:delText>Descripción de atributos de calidad</w:delText>
        </w:r>
        <w:r w:rsidRPr="002D600F" w:rsidDel="005E5AE2">
          <w:rPr>
            <w:noProof/>
            <w:lang w:val="es-CO"/>
          </w:rPr>
          <w:tab/>
          <w:delText>5</w:delText>
        </w:r>
      </w:del>
    </w:p>
    <w:p w14:paraId="1AD21000" w14:textId="5A3EEB46" w:rsidR="002D600F" w:rsidDel="005E5AE2" w:rsidRDefault="002D600F">
      <w:pPr>
        <w:pStyle w:val="TDC1"/>
        <w:tabs>
          <w:tab w:val="left" w:pos="432"/>
        </w:tabs>
        <w:rPr>
          <w:del w:id="141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42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4.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Vistas de arquitectura</w:delText>
        </w:r>
        <w:r w:rsidRPr="002D600F" w:rsidDel="005E5AE2">
          <w:rPr>
            <w:noProof/>
            <w:lang w:val="es-CO"/>
          </w:rPr>
          <w:tab/>
          <w:delText>6</w:delText>
        </w:r>
      </w:del>
    </w:p>
    <w:p w14:paraId="63EB0238" w14:textId="192831E1" w:rsidR="002D600F" w:rsidDel="005E5AE2" w:rsidRDefault="002D600F">
      <w:pPr>
        <w:pStyle w:val="TDC2"/>
        <w:tabs>
          <w:tab w:val="left" w:pos="1000"/>
        </w:tabs>
        <w:rPr>
          <w:del w:id="143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44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4.1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Vistas de la arquitectura</w:delText>
        </w:r>
        <w:r w:rsidRPr="002D600F" w:rsidDel="005E5AE2">
          <w:rPr>
            <w:noProof/>
            <w:lang w:val="es-CO"/>
          </w:rPr>
          <w:tab/>
          <w:delText>6</w:delText>
        </w:r>
      </w:del>
    </w:p>
    <w:p w14:paraId="44BC99A4" w14:textId="4A082AA8" w:rsidR="002D600F" w:rsidDel="005E5AE2" w:rsidRDefault="002D600F">
      <w:pPr>
        <w:pStyle w:val="TDC3"/>
        <w:rPr>
          <w:del w:id="145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46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4.1.1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Vista lógica</w:delText>
        </w:r>
        <w:r w:rsidRPr="002D600F" w:rsidDel="005E5AE2">
          <w:rPr>
            <w:noProof/>
            <w:lang w:val="es-CO"/>
          </w:rPr>
          <w:tab/>
          <w:delText>6</w:delText>
        </w:r>
      </w:del>
    </w:p>
    <w:p w14:paraId="09B43D36" w14:textId="0CC63D03" w:rsidR="002D600F" w:rsidDel="005E5AE2" w:rsidRDefault="002D600F">
      <w:pPr>
        <w:pStyle w:val="TDC3"/>
        <w:rPr>
          <w:del w:id="147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48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4.1.2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Vista de desarrollo</w:delText>
        </w:r>
        <w:r w:rsidRPr="002D600F" w:rsidDel="005E5AE2">
          <w:rPr>
            <w:noProof/>
            <w:lang w:val="es-CO"/>
          </w:rPr>
          <w:tab/>
          <w:delText>6</w:delText>
        </w:r>
      </w:del>
    </w:p>
    <w:p w14:paraId="3E3A4051" w14:textId="1A8EA88F" w:rsidR="002D600F" w:rsidDel="005E5AE2" w:rsidRDefault="002D600F">
      <w:pPr>
        <w:pStyle w:val="TDC3"/>
        <w:rPr>
          <w:del w:id="149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50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4.1.3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Vista de procesos</w:delText>
        </w:r>
        <w:r w:rsidRPr="002D600F" w:rsidDel="005E5AE2">
          <w:rPr>
            <w:noProof/>
            <w:lang w:val="es-CO"/>
          </w:rPr>
          <w:tab/>
          <w:delText>6</w:delText>
        </w:r>
      </w:del>
    </w:p>
    <w:p w14:paraId="0CBA16AF" w14:textId="21515855" w:rsidR="002D600F" w:rsidDel="005E5AE2" w:rsidRDefault="002D600F">
      <w:pPr>
        <w:pStyle w:val="TDC3"/>
        <w:rPr>
          <w:del w:id="151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52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4.1.4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Vista física</w:delText>
        </w:r>
        <w:r w:rsidRPr="002D600F" w:rsidDel="005E5AE2">
          <w:rPr>
            <w:noProof/>
            <w:lang w:val="es-CO"/>
          </w:rPr>
          <w:tab/>
          <w:delText>6</w:delText>
        </w:r>
      </w:del>
    </w:p>
    <w:p w14:paraId="69F2877D" w14:textId="3043F478" w:rsidR="002D600F" w:rsidDel="005E5AE2" w:rsidRDefault="002D600F">
      <w:pPr>
        <w:pStyle w:val="TDC3"/>
        <w:rPr>
          <w:del w:id="153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54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4.1.5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Vista de casos de uso</w:delText>
        </w:r>
        <w:r w:rsidRPr="002D600F" w:rsidDel="005E5AE2">
          <w:rPr>
            <w:noProof/>
            <w:lang w:val="es-CO"/>
          </w:rPr>
          <w:tab/>
          <w:delText>6</w:delText>
        </w:r>
      </w:del>
    </w:p>
    <w:p w14:paraId="2FB69507" w14:textId="058A7E65" w:rsidR="002D600F" w:rsidDel="005E5AE2" w:rsidRDefault="002D600F">
      <w:pPr>
        <w:pStyle w:val="TDC3"/>
        <w:rPr>
          <w:del w:id="155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56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4.1.6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Vista de datos</w:delText>
        </w:r>
        <w:r w:rsidRPr="002D600F" w:rsidDel="005E5AE2">
          <w:rPr>
            <w:noProof/>
            <w:lang w:val="es-CO"/>
          </w:rPr>
          <w:tab/>
          <w:delText>6</w:delText>
        </w:r>
      </w:del>
    </w:p>
    <w:p w14:paraId="6D5FB62E" w14:textId="2EFE4895" w:rsidR="002D600F" w:rsidDel="005E5AE2" w:rsidRDefault="002D600F">
      <w:pPr>
        <w:pStyle w:val="TDC1"/>
        <w:tabs>
          <w:tab w:val="left" w:pos="432"/>
        </w:tabs>
        <w:rPr>
          <w:del w:id="157" w:author="Farid Eliecer Ureche Lopez" w:date="2019-10-14T18:28:00Z"/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del w:id="158" w:author="Farid Eliecer Ureche Lopez" w:date="2019-10-14T18:28:00Z">
        <w:r w:rsidRPr="00441A18" w:rsidDel="005E5AE2">
          <w:rPr>
            <w:rFonts w:cs="Arial"/>
            <w:noProof/>
            <w:lang w:val="es-CO"/>
          </w:rPr>
          <w:delText>5.</w:delText>
        </w:r>
        <w:r w:rsidDel="005E5AE2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Pr="00441A18" w:rsidDel="005E5AE2">
          <w:rPr>
            <w:rFonts w:cs="Arial"/>
            <w:noProof/>
            <w:lang w:val="es-CO"/>
          </w:rPr>
          <w:delText>Riesgos de la arquitectura</w:delText>
        </w:r>
        <w:r w:rsidRPr="002D600F" w:rsidDel="005E5AE2">
          <w:rPr>
            <w:noProof/>
            <w:lang w:val="es-CO"/>
          </w:rPr>
          <w:tab/>
          <w:delText>8</w:delText>
        </w:r>
      </w:del>
    </w:p>
    <w:p w14:paraId="48A21919" w14:textId="77777777" w:rsidR="00161302" w:rsidRPr="00CB2AA7" w:rsidRDefault="003F318F">
      <w:pPr>
        <w:pStyle w:val="Ttulo"/>
        <w:rPr>
          <w:rFonts w:cs="Arial"/>
          <w:sz w:val="20"/>
          <w:lang w:val="es-CO"/>
        </w:rPr>
      </w:pPr>
      <w:r w:rsidRPr="001C1553">
        <w:rPr>
          <w:rFonts w:cs="Arial"/>
          <w:sz w:val="20"/>
          <w:lang w:val="es-CO"/>
        </w:rPr>
        <w:fldChar w:fldCharType="end"/>
      </w:r>
      <w:r w:rsidR="00161302" w:rsidRPr="00CB2AA7">
        <w:rPr>
          <w:rFonts w:cs="Arial"/>
          <w:sz w:val="20"/>
          <w:lang w:val="es-CO"/>
        </w:rPr>
        <w:br w:type="page"/>
      </w:r>
    </w:p>
    <w:p w14:paraId="218C1D73" w14:textId="77777777" w:rsidR="00161302" w:rsidRPr="00D14995" w:rsidRDefault="00ED3561">
      <w:pPr>
        <w:pStyle w:val="Ttulo1"/>
        <w:rPr>
          <w:rFonts w:ascii="Times New Roman" w:hAnsi="Times New Roman"/>
          <w:sz w:val="20"/>
          <w:lang w:val="es-CO"/>
          <w:rPrChange w:id="159" w:author="Farid Eliecer Ureche Lopez" w:date="2019-10-13T21:24:00Z">
            <w:rPr>
              <w:rFonts w:cs="Arial"/>
              <w:sz w:val="20"/>
              <w:lang w:val="es-CO"/>
            </w:rPr>
          </w:rPrChange>
        </w:rPr>
      </w:pPr>
      <w:bookmarkStart w:id="160" w:name="_Toc21970146"/>
      <w:r w:rsidRPr="00D14995">
        <w:rPr>
          <w:rFonts w:ascii="Times New Roman" w:hAnsi="Times New Roman"/>
          <w:sz w:val="20"/>
          <w:lang w:val="es-CO"/>
          <w:rPrChange w:id="161" w:author="Farid Eliecer Ureche Lopez" w:date="2019-10-13T21:24:00Z">
            <w:rPr>
              <w:rFonts w:cs="Arial"/>
              <w:sz w:val="20"/>
              <w:lang w:val="es-CO"/>
            </w:rPr>
          </w:rPrChange>
        </w:rPr>
        <w:lastRenderedPageBreak/>
        <w:t>Introducción</w:t>
      </w:r>
      <w:bookmarkEnd w:id="160"/>
    </w:p>
    <w:p w14:paraId="15824863" w14:textId="07D32E3B" w:rsidR="0060409D" w:rsidRPr="00BA6658" w:rsidRDefault="002A2128" w:rsidP="0060409D">
      <w:pPr>
        <w:rPr>
          <w:ins w:id="162" w:author="Farid Eliecer Ureche Lopez" w:date="2019-10-13T21:35:00Z"/>
          <w:lang w:val="es-CO"/>
        </w:rPr>
      </w:pPr>
      <w:del w:id="163" w:author="Farid Eliecer Ureche Lopez" w:date="2019-10-13T22:28:00Z">
        <w:r w:rsidRPr="00D14995" w:rsidDel="000770E8">
          <w:rPr>
            <w:lang w:val="es-CO"/>
            <w:rPrChange w:id="164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 xml:space="preserve">&lt;Introducción al documento </w:delText>
        </w:r>
        <w:r w:rsidR="00ED3561" w:rsidRPr="00D14995" w:rsidDel="000770E8">
          <w:rPr>
            <w:lang w:val="es-CO"/>
            <w:rPrChange w:id="165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>y</w:delText>
        </w:r>
        <w:r w:rsidR="00F31571" w:rsidRPr="00D14995" w:rsidDel="000770E8">
          <w:rPr>
            <w:lang w:val="es-CO"/>
            <w:rPrChange w:id="166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 xml:space="preserve"> contexto general del formato. Se </w:delText>
        </w:r>
        <w:r w:rsidR="00ED3561" w:rsidRPr="00D14995" w:rsidDel="000770E8">
          <w:rPr>
            <w:lang w:val="es-CO"/>
            <w:rPrChange w:id="167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>explica la estructura del documento&gt;</w:delText>
        </w:r>
      </w:del>
      <w:ins w:id="168" w:author="Farid Eliecer Ureche Lopez" w:date="2019-10-13T21:35:00Z">
        <w:r w:rsidR="0060409D" w:rsidRPr="00BA6658">
          <w:rPr>
            <w:lang w:val="es-CO"/>
          </w:rPr>
          <w:t xml:space="preserve">Este documento muestra el proceso y resultado de la arquitectura de software que se implementara sobre la aplicación </w:t>
        </w:r>
        <w:r w:rsidR="0060409D">
          <w:rPr>
            <w:lang w:val="es-CO"/>
          </w:rPr>
          <w:t>SOBS</w:t>
        </w:r>
        <w:r w:rsidR="0060409D" w:rsidRPr="00BA6658">
          <w:rPr>
            <w:lang w:val="es-CO"/>
          </w:rPr>
          <w:t xml:space="preserve">, teniendo en cuenta los distintos pasos de análisis y diseño relacionados en la creación de la </w:t>
        </w:r>
        <w:r w:rsidR="0060409D" w:rsidRPr="000D4226">
          <w:rPr>
            <w:lang w:val="es-CO"/>
          </w:rPr>
          <w:t xml:space="preserve">arquitectura </w:t>
        </w:r>
        <w:r w:rsidR="0060409D">
          <w:rPr>
            <w:lang w:val="es-CO"/>
          </w:rPr>
          <w:t>deseada</w:t>
        </w:r>
        <w:r w:rsidR="0060409D" w:rsidRPr="00BA6658">
          <w:rPr>
            <w:lang w:val="es-CO"/>
          </w:rPr>
          <w:t>.</w:t>
        </w:r>
      </w:ins>
    </w:p>
    <w:p w14:paraId="421FAD3F" w14:textId="72711EFA" w:rsidR="0060409D" w:rsidRPr="00BA6658" w:rsidRDefault="0060409D" w:rsidP="0060409D">
      <w:pPr>
        <w:rPr>
          <w:ins w:id="169" w:author="Farid Eliecer Ureche Lopez" w:date="2019-10-13T21:35:00Z"/>
          <w:lang w:val="es-CO"/>
        </w:rPr>
      </w:pPr>
      <w:ins w:id="170" w:author="Farid Eliecer Ureche Lopez" w:date="2019-10-13T21:35:00Z">
        <w:r w:rsidRPr="00BA6658">
          <w:rPr>
            <w:lang w:val="es-CO"/>
          </w:rPr>
          <w:t xml:space="preserve">El documento nos proporcionara todos los conceptos fundamentales o propiedades del sistema y su relación con su entorno. Esto nos lleva a una a la recopilación de todos los elementos y datos importantes para la generación de la </w:t>
        </w:r>
        <w:r w:rsidRPr="000D4226">
          <w:rPr>
            <w:lang w:val="es-CO"/>
          </w:rPr>
          <w:t>arquitectura de la aplicación</w:t>
        </w:r>
        <w:r w:rsidRPr="00BA6658">
          <w:rPr>
            <w:lang w:val="es-CO"/>
          </w:rPr>
          <w:t>, partiendo desde las distintas vistas del modelo 4+1, pasando por los requerimientos (funcionales o no funcionales) y su adecuada priorización, generación de escenarios</w:t>
        </w:r>
        <w:r>
          <w:rPr>
            <w:lang w:val="es-CO"/>
          </w:rPr>
          <w:t>.</w:t>
        </w:r>
      </w:ins>
    </w:p>
    <w:p w14:paraId="544614F7" w14:textId="77777777" w:rsidR="0060409D" w:rsidRPr="00BA6658" w:rsidRDefault="0060409D" w:rsidP="0060409D">
      <w:pPr>
        <w:rPr>
          <w:ins w:id="171" w:author="Farid Eliecer Ureche Lopez" w:date="2019-10-13T21:35:00Z"/>
          <w:lang w:val="es-CO"/>
        </w:rPr>
      </w:pPr>
      <w:ins w:id="172" w:author="Farid Eliecer Ureche Lopez" w:date="2019-10-13T21:35:00Z">
        <w:r w:rsidRPr="00BA6658">
          <w:rPr>
            <w:lang w:val="es-CO"/>
          </w:rPr>
          <w:t xml:space="preserve">Las partes </w:t>
        </w:r>
        <w:proofErr w:type="spellStart"/>
        <w:r w:rsidRPr="00BA6658">
          <w:rPr>
            <w:lang w:val="es-CO"/>
          </w:rPr>
          <w:t>mas</w:t>
        </w:r>
        <w:proofErr w:type="spellEnd"/>
        <w:r w:rsidRPr="00BA6658">
          <w:rPr>
            <w:lang w:val="es-CO"/>
          </w:rPr>
          <w:t xml:space="preserve"> importantes del desarrollo de la arquitectura se reflejarán en los </w:t>
        </w:r>
        <w:r w:rsidRPr="000D4226">
          <w:rPr>
            <w:lang w:val="es-CO"/>
          </w:rPr>
          <w:t>diferentes</w:t>
        </w:r>
        <w:r w:rsidRPr="00BA6658">
          <w:rPr>
            <w:lang w:val="es-CO"/>
          </w:rPr>
          <w:t xml:space="preserve"> apartados del documento, existen elementos con un alto acoplamiento, donde estos mostraran la transformación del proceso a lo largo del trabajo de diseño arquitectónico y una línea de tiempo de los cambios realizados. </w:t>
        </w:r>
      </w:ins>
    </w:p>
    <w:p w14:paraId="13AAAB82" w14:textId="77777777" w:rsidR="0060409D" w:rsidRPr="0060409D" w:rsidRDefault="0060409D" w:rsidP="0060409D">
      <w:pPr>
        <w:pStyle w:val="Textoindependiente"/>
        <w:rPr>
          <w:lang w:val="es-CO"/>
          <w:rPrChange w:id="173" w:author="Farid Eliecer Ureche Lopez" w:date="2019-10-13T21:35:00Z">
            <w:rPr>
              <w:rFonts w:ascii="Arial" w:hAnsi="Arial" w:cs="Arial"/>
              <w:lang w:val="es-CO"/>
            </w:rPr>
          </w:rPrChange>
        </w:rPr>
        <w:pPrChange w:id="174" w:author="Farid Eliecer Ureche Lopez" w:date="2019-10-13T21:35:00Z">
          <w:pPr>
            <w:pStyle w:val="InfoBlue"/>
          </w:pPr>
        </w:pPrChange>
      </w:pPr>
    </w:p>
    <w:p w14:paraId="652ADDA2" w14:textId="77777777" w:rsidR="00161302" w:rsidRPr="00D14995" w:rsidRDefault="00F74E52">
      <w:pPr>
        <w:pStyle w:val="Ttulo2"/>
        <w:rPr>
          <w:rFonts w:ascii="Times New Roman" w:hAnsi="Times New Roman"/>
          <w:lang w:val="es-CO"/>
          <w:rPrChange w:id="175" w:author="Farid Eliecer Ureche Lopez" w:date="2019-10-13T21:24:00Z">
            <w:rPr>
              <w:rFonts w:cs="Arial"/>
              <w:lang w:val="es-CO"/>
            </w:rPr>
          </w:rPrChange>
        </w:rPr>
      </w:pPr>
      <w:bookmarkStart w:id="176" w:name="_Toc21970147"/>
      <w:r w:rsidRPr="00D14995">
        <w:rPr>
          <w:rFonts w:ascii="Times New Roman" w:hAnsi="Times New Roman"/>
          <w:lang w:val="es-CO"/>
          <w:rPrChange w:id="177" w:author="Farid Eliecer Ureche Lopez" w:date="2019-10-13T21:24:00Z">
            <w:rPr>
              <w:rFonts w:cs="Arial"/>
              <w:lang w:val="es-CO"/>
            </w:rPr>
          </w:rPrChange>
        </w:rPr>
        <w:t>Objetivo</w:t>
      </w:r>
      <w:bookmarkEnd w:id="176"/>
    </w:p>
    <w:p w14:paraId="30E53C26" w14:textId="48CC3CC7" w:rsidR="0060409D" w:rsidRPr="00BA6658" w:rsidRDefault="00ED3561" w:rsidP="0060409D">
      <w:pPr>
        <w:rPr>
          <w:ins w:id="178" w:author="Farid Eliecer Ureche Lopez" w:date="2019-10-13T21:34:00Z"/>
          <w:lang w:val="es-CO"/>
        </w:rPr>
      </w:pPr>
      <w:bookmarkStart w:id="179" w:name="_Toc456598588"/>
      <w:del w:id="180" w:author="Farid Eliecer Ureche Lopez" w:date="2019-10-13T22:28:00Z">
        <w:r w:rsidRPr="00D14995" w:rsidDel="000770E8">
          <w:rPr>
            <w:lang w:val="es-CO"/>
            <w:rPrChange w:id="181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 xml:space="preserve">&lt;Objetivo del </w:delText>
        </w:r>
        <w:r w:rsidR="00F31571" w:rsidRPr="00D14995" w:rsidDel="000770E8">
          <w:rPr>
            <w:lang w:val="es-CO"/>
            <w:rPrChange w:id="182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>documento</w:delText>
        </w:r>
        <w:r w:rsidR="008C12E8" w:rsidRPr="00D14995" w:rsidDel="000770E8">
          <w:rPr>
            <w:lang w:val="es-CO"/>
            <w:rPrChange w:id="183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 xml:space="preserve"> </w:delText>
        </w:r>
        <w:r w:rsidRPr="00D14995" w:rsidDel="000770E8">
          <w:rPr>
            <w:lang w:val="es-CO"/>
            <w:rPrChange w:id="184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>&gt;</w:delText>
        </w:r>
      </w:del>
      <w:ins w:id="185" w:author="Farid Eliecer Ureche Lopez" w:date="2019-10-13T21:34:00Z">
        <w:r w:rsidR="0060409D" w:rsidRPr="00BA6658">
          <w:rPr>
            <w:lang w:val="es-CO"/>
          </w:rPr>
          <w:t xml:space="preserve">El documento nos permite tener una vista a grandes rasgos de la composición de la aplicación de </w:t>
        </w:r>
        <w:r w:rsidR="0060409D">
          <w:rPr>
            <w:lang w:val="es-CO"/>
          </w:rPr>
          <w:t>SOBS</w:t>
        </w:r>
        <w:r w:rsidR="0060409D" w:rsidRPr="00BA6658">
          <w:rPr>
            <w:lang w:val="es-CO"/>
          </w:rPr>
          <w:t>. Mediante el documento, se busca la representación de diferentes vistas arquitecturales que describan los componentes que son de alta relevancia para entender el funcionamiento del sistema y poder trasmitir de manera clara, las decisiones arquitecturales que han sido tomadas para darle forma a los objetivos planteados.</w:t>
        </w:r>
      </w:ins>
    </w:p>
    <w:p w14:paraId="6EFE67E9" w14:textId="77777777" w:rsidR="0060409D" w:rsidRPr="0060409D" w:rsidRDefault="0060409D" w:rsidP="0060409D">
      <w:pPr>
        <w:pStyle w:val="Textoindependiente"/>
        <w:rPr>
          <w:lang w:val="es-CO"/>
          <w:rPrChange w:id="186" w:author="Farid Eliecer Ureche Lopez" w:date="2019-10-13T21:34:00Z">
            <w:rPr>
              <w:rFonts w:ascii="Arial" w:hAnsi="Arial" w:cs="Arial"/>
              <w:lang w:val="es-CO"/>
            </w:rPr>
          </w:rPrChange>
        </w:rPr>
        <w:pPrChange w:id="187" w:author="Farid Eliecer Ureche Lopez" w:date="2019-10-13T21:34:00Z">
          <w:pPr>
            <w:pStyle w:val="InfoBlue"/>
          </w:pPr>
        </w:pPrChange>
      </w:pPr>
    </w:p>
    <w:p w14:paraId="59CC1D9E" w14:textId="77777777" w:rsidR="00161302" w:rsidRPr="00D14995" w:rsidRDefault="00ED3561">
      <w:pPr>
        <w:pStyle w:val="Ttulo2"/>
        <w:rPr>
          <w:rFonts w:ascii="Times New Roman" w:hAnsi="Times New Roman"/>
          <w:lang w:val="es-CO"/>
          <w:rPrChange w:id="188" w:author="Farid Eliecer Ureche Lopez" w:date="2019-10-13T21:24:00Z">
            <w:rPr>
              <w:rFonts w:cs="Arial"/>
              <w:lang w:val="es-CO"/>
            </w:rPr>
          </w:rPrChange>
        </w:rPr>
      </w:pPr>
      <w:bookmarkStart w:id="189" w:name="_Toc21970148"/>
      <w:bookmarkEnd w:id="179"/>
      <w:r w:rsidRPr="00D14995">
        <w:rPr>
          <w:rFonts w:ascii="Times New Roman" w:hAnsi="Times New Roman"/>
          <w:lang w:val="es-CO"/>
          <w:rPrChange w:id="190" w:author="Farid Eliecer Ureche Lopez" w:date="2019-10-13T21:24:00Z">
            <w:rPr>
              <w:rFonts w:cs="Arial"/>
              <w:lang w:val="es-CO"/>
            </w:rPr>
          </w:rPrChange>
        </w:rPr>
        <w:t>Definiciones, Acrónimos y Abreviaturas</w:t>
      </w:r>
      <w:bookmarkEnd w:id="189"/>
    </w:p>
    <w:p w14:paraId="031156D6" w14:textId="3BFEE5D9" w:rsidR="00161302" w:rsidRPr="00D14995" w:rsidDel="000770E8" w:rsidRDefault="00ED3561">
      <w:pPr>
        <w:pStyle w:val="InfoBlue"/>
        <w:rPr>
          <w:del w:id="191" w:author="Farid Eliecer Ureche Lopez" w:date="2019-10-13T22:28:00Z"/>
          <w:lang w:val="es-CO"/>
          <w:rPrChange w:id="192" w:author="Farid Eliecer Ureche Lopez" w:date="2019-10-13T21:24:00Z">
            <w:rPr>
              <w:del w:id="193" w:author="Farid Eliecer Ureche Lopez" w:date="2019-10-13T22:28:00Z"/>
              <w:rFonts w:ascii="Arial" w:hAnsi="Arial" w:cs="Arial"/>
              <w:lang w:val="es-CO"/>
            </w:rPr>
          </w:rPrChange>
        </w:rPr>
      </w:pPr>
      <w:del w:id="194" w:author="Farid Eliecer Ureche Lopez" w:date="2019-10-13T22:28:00Z">
        <w:r w:rsidRPr="00D14995" w:rsidDel="000770E8">
          <w:rPr>
            <w:lang w:val="es-CO"/>
            <w:rPrChange w:id="195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>&lt;</w:delText>
        </w:r>
        <w:r w:rsidR="008C12E8" w:rsidRPr="00D14995" w:rsidDel="000770E8">
          <w:rPr>
            <w:lang w:val="es-CO"/>
            <w:rPrChange w:id="196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>C</w:delText>
        </w:r>
        <w:r w:rsidRPr="00D14995" w:rsidDel="000770E8">
          <w:rPr>
            <w:lang w:val="es-CO"/>
            <w:rPrChange w:id="197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 xml:space="preserve">onceptos que se deban explicar </w:delText>
        </w:r>
        <w:r w:rsidR="008C12E8" w:rsidRPr="00D14995" w:rsidDel="000770E8">
          <w:rPr>
            <w:lang w:val="es-CO"/>
            <w:rPrChange w:id="198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 xml:space="preserve">para el </w:delText>
        </w:r>
        <w:r w:rsidRPr="00D14995" w:rsidDel="000770E8">
          <w:rPr>
            <w:lang w:val="es-CO"/>
            <w:rPrChange w:id="199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>entendimiento del documento&gt;</w:delText>
        </w:r>
      </w:del>
    </w:p>
    <w:p w14:paraId="03DE06F4" w14:textId="4150372E" w:rsidR="006C46E1" w:rsidRPr="00D14995" w:rsidRDefault="006C46E1" w:rsidP="00476FD5">
      <w:pPr>
        <w:pStyle w:val="Textoindependiente"/>
        <w:ind w:left="0"/>
        <w:rPr>
          <w:lang w:val="es-CO"/>
          <w:rPrChange w:id="200" w:author="Farid Eliecer Ureche Lopez" w:date="2019-10-13T21:24:00Z">
            <w:rPr>
              <w:rFonts w:ascii="Arial" w:hAnsi="Arial" w:cs="Arial"/>
              <w:lang w:val="es-CO"/>
            </w:rPr>
          </w:rPrChange>
        </w:rPr>
      </w:pPr>
      <w:r w:rsidRPr="00D14995">
        <w:rPr>
          <w:lang w:val="es-CO"/>
          <w:rPrChange w:id="201" w:author="Farid Eliecer Ureche Lopez" w:date="2019-10-13T21:24:00Z">
            <w:rPr>
              <w:rFonts w:ascii="Arial" w:hAnsi="Arial" w:cs="Arial"/>
              <w:lang w:val="es-CO"/>
            </w:rPr>
          </w:rPrChange>
        </w:rPr>
        <w:t>SOBS : Es el sistema de ofertas de bienes y servicios:</w:t>
      </w:r>
    </w:p>
    <w:p w14:paraId="3D61BA3A" w14:textId="097C3C1D" w:rsidR="006C46E1" w:rsidRPr="00D14995" w:rsidRDefault="006C46E1" w:rsidP="00476FD5">
      <w:pPr>
        <w:pStyle w:val="Textoindependiente"/>
        <w:ind w:left="0"/>
        <w:rPr>
          <w:lang w:val="es-CO"/>
          <w:rPrChange w:id="202" w:author="Farid Eliecer Ureche Lopez" w:date="2019-10-13T21:24:00Z">
            <w:rPr>
              <w:rFonts w:ascii="Arial" w:hAnsi="Arial" w:cs="Arial"/>
              <w:lang w:val="es-CO"/>
            </w:rPr>
          </w:rPrChange>
        </w:rPr>
      </w:pPr>
      <w:r w:rsidRPr="00D14995">
        <w:rPr>
          <w:lang w:val="es-CO"/>
          <w:rPrChange w:id="203" w:author="Farid Eliecer Ureche Lopez" w:date="2019-10-13T21:24:00Z">
            <w:rPr>
              <w:rFonts w:ascii="Arial" w:hAnsi="Arial" w:cs="Arial"/>
              <w:lang w:val="es-CO"/>
            </w:rPr>
          </w:rPrChange>
        </w:rPr>
        <w:t xml:space="preserve">FIREBASE: </w:t>
      </w:r>
      <w:r w:rsidR="005A3364" w:rsidRPr="00D14995">
        <w:rPr>
          <w:lang w:val="es-CO"/>
          <w:rPrChange w:id="204" w:author="Farid Eliecer Ureche Lopez" w:date="2019-10-13T21:24:00Z">
            <w:rPr>
              <w:rFonts w:ascii="Arial" w:hAnsi="Arial" w:cs="Arial"/>
              <w:lang w:val="es-CO"/>
            </w:rPr>
          </w:rPrChange>
        </w:rPr>
        <w:t>E</w:t>
      </w:r>
      <w:r w:rsidRPr="00D14995">
        <w:rPr>
          <w:lang w:val="es-CO"/>
          <w:rPrChange w:id="205" w:author="Farid Eliecer Ureche Lopez" w:date="2019-10-13T21:24:00Z">
            <w:rPr>
              <w:rFonts w:ascii="Arial" w:hAnsi="Arial" w:cs="Arial"/>
              <w:lang w:val="es-CO"/>
            </w:rPr>
          </w:rPrChange>
        </w:rPr>
        <w:t xml:space="preserve">s una plataforma para el desarrollo de aplicaciones web y aplicaciones móviles, en esta arquitectura utilizamos la opción de </w:t>
      </w:r>
      <w:r w:rsidR="005A3364" w:rsidRPr="00D14995">
        <w:rPr>
          <w:lang w:val="es-CO"/>
          <w:rPrChange w:id="206" w:author="Farid Eliecer Ureche Lopez" w:date="2019-10-13T21:24:00Z">
            <w:rPr>
              <w:rFonts w:ascii="Arial" w:hAnsi="Arial" w:cs="Arial"/>
              <w:lang w:val="es-CO"/>
            </w:rPr>
          </w:rPrChange>
        </w:rPr>
        <w:t>registro y de au</w:t>
      </w:r>
      <w:r w:rsidRPr="00D14995">
        <w:rPr>
          <w:lang w:val="es-CO"/>
          <w:rPrChange w:id="207" w:author="Farid Eliecer Ureche Lopez" w:date="2019-10-13T21:24:00Z">
            <w:rPr>
              <w:rFonts w:ascii="Arial" w:hAnsi="Arial" w:cs="Arial"/>
              <w:lang w:val="es-CO"/>
            </w:rPr>
          </w:rPrChange>
        </w:rPr>
        <w:t xml:space="preserve">tenticación </w:t>
      </w:r>
      <w:r w:rsidR="005A3364" w:rsidRPr="00D14995">
        <w:rPr>
          <w:lang w:val="es-CO"/>
          <w:rPrChange w:id="208" w:author="Farid Eliecer Ureche Lopez" w:date="2019-10-13T21:24:00Z">
            <w:rPr>
              <w:rFonts w:ascii="Arial" w:hAnsi="Arial" w:cs="Arial"/>
              <w:lang w:val="es-CO"/>
            </w:rPr>
          </w:rPrChange>
        </w:rPr>
        <w:t>de usuarios.</w:t>
      </w:r>
    </w:p>
    <w:p w14:paraId="7BE06D72" w14:textId="13DC92CF" w:rsidR="005A3364" w:rsidRDefault="00476FD5" w:rsidP="00476FD5">
      <w:pPr>
        <w:pStyle w:val="Textoindependiente"/>
        <w:ind w:left="0"/>
        <w:rPr>
          <w:ins w:id="209" w:author="Farid Eliecer Ureche Lopez" w:date="2019-10-13T21:25:00Z"/>
          <w:lang w:val="es-CO"/>
        </w:rPr>
      </w:pPr>
      <w:r w:rsidRPr="00D14995">
        <w:rPr>
          <w:lang w:val="es-CO"/>
          <w:rPrChange w:id="210" w:author="Farid Eliecer Ureche Lopez" w:date="2019-10-13T21:24:00Z">
            <w:rPr>
              <w:rFonts w:ascii="Arial" w:hAnsi="Arial" w:cs="Arial"/>
              <w:lang w:val="es-CO"/>
            </w:rPr>
          </w:rPrChange>
        </w:rPr>
        <w:t>AZURE: Plataforma con la que creamos servidores, servidores de aplicaciones, bases de datos, API Gateway, entre otras herramientas necesarias en esta arquitectura.</w:t>
      </w:r>
    </w:p>
    <w:p w14:paraId="0FF8D69C" w14:textId="4BF6AC58" w:rsidR="00D14995" w:rsidRDefault="00D14995" w:rsidP="00476FD5">
      <w:pPr>
        <w:pStyle w:val="Textoindependiente"/>
        <w:ind w:left="0"/>
        <w:rPr>
          <w:ins w:id="211" w:author="Farid Eliecer Ureche Lopez" w:date="2019-10-13T21:25:00Z"/>
          <w:lang w:val="es-CO"/>
        </w:rPr>
      </w:pPr>
      <w:ins w:id="212" w:author="Farid Eliecer Ureche Lopez" w:date="2019-10-13T21:25:00Z">
        <w:r>
          <w:rPr>
            <w:lang w:val="es-CO"/>
          </w:rPr>
          <w:t>Cliente Especialista: Clientes constructores los cuales pueden ser Arquitectos, Maestros de obra. Albañiles.</w:t>
        </w:r>
      </w:ins>
    </w:p>
    <w:p w14:paraId="513E8C7A" w14:textId="0D9D14BD" w:rsidR="00D14995" w:rsidRDefault="00D14995" w:rsidP="00476FD5">
      <w:pPr>
        <w:pStyle w:val="Textoindependiente"/>
        <w:ind w:left="0"/>
        <w:rPr>
          <w:ins w:id="213" w:author="Farid Eliecer Ureche Lopez" w:date="2019-10-13T21:51:00Z"/>
          <w:lang w:val="es-CO"/>
        </w:rPr>
      </w:pPr>
      <w:ins w:id="214" w:author="Farid Eliecer Ureche Lopez" w:date="2019-10-13T21:25:00Z">
        <w:r>
          <w:rPr>
            <w:lang w:val="es-CO"/>
          </w:rPr>
          <w:t xml:space="preserve">CEC: </w:t>
        </w:r>
      </w:ins>
      <w:ins w:id="215" w:author="Farid Eliecer Ureche Lopez" w:date="2019-10-13T21:26:00Z">
        <w:r>
          <w:rPr>
            <w:lang w:val="es-CO"/>
          </w:rPr>
          <w:t>Cliente Especialista Constructor.</w:t>
        </w:r>
      </w:ins>
    </w:p>
    <w:p w14:paraId="5E3146D6" w14:textId="25A7BCEF" w:rsidR="00576799" w:rsidRPr="00D14995" w:rsidRDefault="00576799" w:rsidP="00476FD5">
      <w:pPr>
        <w:pStyle w:val="Textoindependiente"/>
        <w:ind w:left="0"/>
        <w:rPr>
          <w:lang w:val="es-CO"/>
          <w:rPrChange w:id="216" w:author="Farid Eliecer Ureche Lopez" w:date="2019-10-13T21:24:00Z">
            <w:rPr>
              <w:rFonts w:ascii="Arial" w:hAnsi="Arial" w:cs="Arial"/>
              <w:lang w:val="es-CO"/>
            </w:rPr>
          </w:rPrChange>
        </w:rPr>
      </w:pPr>
      <w:ins w:id="217" w:author="Farid Eliecer Ureche Lopez" w:date="2019-10-13T21:51:00Z">
        <w:r>
          <w:rPr>
            <w:lang w:val="es-CO"/>
          </w:rPr>
          <w:t xml:space="preserve">SKU: </w:t>
        </w:r>
        <w:r w:rsidRPr="00576799">
          <w:rPr>
            <w:lang w:val="es-CO"/>
            <w:rPrChange w:id="218" w:author="Farid Eliecer Ureche Lopez" w:date="2019-10-13T21:52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 xml:space="preserve">Stock-keeping </w:t>
        </w:r>
        <w:proofErr w:type="spellStart"/>
        <w:r w:rsidRPr="00576799">
          <w:rPr>
            <w:lang w:val="es-CO"/>
            <w:rPrChange w:id="219" w:author="Farid Eliecer Ureche Lopez" w:date="2019-10-13T21:52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unit</w:t>
        </w:r>
        <w:proofErr w:type="spellEnd"/>
        <w:r w:rsidRPr="00576799">
          <w:rPr>
            <w:lang w:val="es-CO"/>
            <w:rPrChange w:id="220" w:author="Farid Eliecer Ureche Lopez" w:date="2019-10-13T21:52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 xml:space="preserve"> o SKU, </w:t>
        </w:r>
      </w:ins>
      <w:ins w:id="221" w:author="Farid Eliecer Ureche Lopez" w:date="2019-10-13T21:52:00Z">
        <w:r>
          <w:rPr>
            <w:lang w:val="es-CO"/>
          </w:rPr>
          <w:t xml:space="preserve">se denomina </w:t>
        </w:r>
      </w:ins>
      <w:ins w:id="222" w:author="Farid Eliecer Ureche Lopez" w:date="2019-10-13T21:51:00Z">
        <w:r w:rsidRPr="00576799">
          <w:rPr>
            <w:lang w:val="es-CO"/>
            <w:rPrChange w:id="223" w:author="Farid Eliecer Ureche Lopez" w:date="2019-10-13T21:52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código de</w:t>
        </w:r>
      </w:ins>
      <w:ins w:id="224" w:author="Farid Eliecer Ureche Lopez" w:date="2019-10-13T21:52:00Z">
        <w:r>
          <w:rPr>
            <w:lang w:val="es-CO"/>
          </w:rPr>
          <w:t>l producto.</w:t>
        </w:r>
      </w:ins>
    </w:p>
    <w:p w14:paraId="4E6468E0" w14:textId="77777777" w:rsidR="006C46E1" w:rsidRPr="00D14995" w:rsidRDefault="006C46E1" w:rsidP="006C46E1">
      <w:pPr>
        <w:pStyle w:val="Textoindependiente"/>
        <w:rPr>
          <w:lang w:val="es-CO"/>
          <w:rPrChange w:id="225" w:author="Farid Eliecer Ureche Lopez" w:date="2019-10-13T21:24:00Z">
            <w:rPr>
              <w:lang w:val="es-CO"/>
            </w:rPr>
          </w:rPrChange>
        </w:rPr>
      </w:pPr>
    </w:p>
    <w:p w14:paraId="4E1F9A16" w14:textId="77777777" w:rsidR="00161302" w:rsidRPr="00D14995" w:rsidRDefault="00ED3561">
      <w:pPr>
        <w:pStyle w:val="Ttulo2"/>
        <w:rPr>
          <w:rFonts w:ascii="Times New Roman" w:hAnsi="Times New Roman"/>
          <w:lang w:val="es-CO"/>
          <w:rPrChange w:id="226" w:author="Farid Eliecer Ureche Lopez" w:date="2019-10-13T21:24:00Z">
            <w:rPr>
              <w:rFonts w:cs="Arial"/>
              <w:lang w:val="es-CO"/>
            </w:rPr>
          </w:rPrChange>
        </w:rPr>
      </w:pPr>
      <w:bookmarkStart w:id="227" w:name="_Toc21970149"/>
      <w:r w:rsidRPr="00D14995">
        <w:rPr>
          <w:rFonts w:ascii="Times New Roman" w:hAnsi="Times New Roman"/>
          <w:lang w:val="es-CO"/>
          <w:rPrChange w:id="228" w:author="Farid Eliecer Ureche Lopez" w:date="2019-10-13T21:24:00Z">
            <w:rPr>
              <w:rFonts w:cs="Arial"/>
              <w:lang w:val="es-CO"/>
            </w:rPr>
          </w:rPrChange>
        </w:rPr>
        <w:t>Referencias</w:t>
      </w:r>
      <w:bookmarkEnd w:id="227"/>
    </w:p>
    <w:p w14:paraId="4D7D90CF" w14:textId="7FF36C68" w:rsidR="00161302" w:rsidRPr="00D14995" w:rsidDel="000770E8" w:rsidRDefault="00ED3561">
      <w:pPr>
        <w:pStyle w:val="InfoBlue"/>
        <w:rPr>
          <w:del w:id="229" w:author="Farid Eliecer Ureche Lopez" w:date="2019-10-13T22:28:00Z"/>
          <w:lang w:val="es-CO"/>
          <w:rPrChange w:id="230" w:author="Farid Eliecer Ureche Lopez" w:date="2019-10-13T21:24:00Z">
            <w:rPr>
              <w:del w:id="231" w:author="Farid Eliecer Ureche Lopez" w:date="2019-10-13T22:28:00Z"/>
              <w:rFonts w:ascii="Arial" w:hAnsi="Arial" w:cs="Arial"/>
              <w:lang w:val="es-CO"/>
            </w:rPr>
          </w:rPrChange>
        </w:rPr>
      </w:pPr>
      <w:del w:id="232" w:author="Farid Eliecer Ureche Lopez" w:date="2019-10-13T22:28:00Z">
        <w:r w:rsidRPr="00D14995" w:rsidDel="000770E8">
          <w:rPr>
            <w:lang w:val="es-CO"/>
            <w:rPrChange w:id="233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>&lt;En caso de utilizar bibliografía es necesario referenciarla en el document</w:delText>
        </w:r>
        <w:r w:rsidR="00A70662" w:rsidRPr="00D14995" w:rsidDel="000770E8">
          <w:rPr>
            <w:lang w:val="es-CO"/>
            <w:rPrChange w:id="234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>o</w:delText>
        </w:r>
        <w:r w:rsidRPr="00D14995" w:rsidDel="000770E8">
          <w:rPr>
            <w:lang w:val="es-CO"/>
            <w:rPrChange w:id="235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>&gt;</w:delText>
        </w:r>
      </w:del>
    </w:p>
    <w:p w14:paraId="04145021" w14:textId="77777777" w:rsidR="00476FD5" w:rsidRPr="00D14995" w:rsidRDefault="00476FD5" w:rsidP="00476FD5">
      <w:pPr>
        <w:pStyle w:val="NormalWeb"/>
        <w:spacing w:before="0" w:beforeAutospacing="0" w:after="180" w:afterAutospacing="0"/>
        <w:ind w:left="450" w:hanging="450"/>
        <w:rPr>
          <w:rFonts w:ascii="Times New Roman" w:hAnsi="Times New Roman" w:cs="Times New Roman"/>
          <w:color w:val="000000"/>
          <w:rPrChange w:id="236" w:author="Farid Eliecer Ureche Lopez" w:date="2019-10-13T21:24:00Z">
            <w:rPr>
              <w:color w:val="000000"/>
            </w:rPr>
          </w:rPrChange>
        </w:rPr>
      </w:pPr>
      <w:r w:rsidRPr="00D14995">
        <w:rPr>
          <w:rFonts w:ascii="Times New Roman" w:hAnsi="Times New Roman" w:cs="Times New Roman"/>
          <w:color w:val="000000"/>
          <w:rPrChange w:id="237" w:author="Farid Eliecer Ureche Lopez" w:date="2019-10-13T21:24:00Z">
            <w:rPr>
              <w:color w:val="000000"/>
            </w:rPr>
          </w:rPrChange>
        </w:rPr>
        <w:t>Azure - Sign up. (2019). Retrieved 14 October 2019, from https://signup.azure.com/s</w:t>
      </w:r>
    </w:p>
    <w:p w14:paraId="1A52C6ED" w14:textId="77777777" w:rsidR="00476FD5" w:rsidRPr="00D14995" w:rsidRDefault="00476FD5" w:rsidP="00476FD5">
      <w:pPr>
        <w:pStyle w:val="NormalWeb"/>
        <w:spacing w:before="0" w:beforeAutospacing="0" w:after="180" w:afterAutospacing="0"/>
        <w:ind w:left="450" w:hanging="450"/>
        <w:rPr>
          <w:rFonts w:ascii="Times New Roman" w:hAnsi="Times New Roman" w:cs="Times New Roman"/>
          <w:color w:val="000000"/>
          <w:rPrChange w:id="238" w:author="Farid Eliecer Ureche Lopez" w:date="2019-10-13T21:24:00Z">
            <w:rPr>
              <w:color w:val="000000"/>
            </w:rPr>
          </w:rPrChange>
        </w:rPr>
      </w:pPr>
      <w:r w:rsidRPr="00D14995">
        <w:rPr>
          <w:rFonts w:ascii="Times New Roman" w:hAnsi="Times New Roman" w:cs="Times New Roman"/>
          <w:color w:val="000000"/>
          <w:rPrChange w:id="239" w:author="Farid Eliecer Ureche Lopez" w:date="2019-10-13T21:24:00Z">
            <w:rPr>
              <w:color w:val="000000"/>
            </w:rPr>
          </w:rPrChange>
        </w:rPr>
        <w:t>Documentation  |  Firebase. (2019). Retrieved 14 October 2019, from https://firebase.google.com/docs</w:t>
      </w:r>
    </w:p>
    <w:p w14:paraId="74A629C4" w14:textId="77777777" w:rsidR="00476FD5" w:rsidRPr="00D14995" w:rsidRDefault="00476FD5" w:rsidP="00476FD5">
      <w:pPr>
        <w:pStyle w:val="NormalWeb"/>
        <w:spacing w:before="0" w:beforeAutospacing="0" w:after="180" w:afterAutospacing="0"/>
        <w:ind w:left="450" w:hanging="450"/>
        <w:rPr>
          <w:rFonts w:ascii="Times New Roman" w:hAnsi="Times New Roman" w:cs="Times New Roman"/>
          <w:color w:val="000000"/>
          <w:rPrChange w:id="240" w:author="Farid Eliecer Ureche Lopez" w:date="2019-10-13T21:24:00Z">
            <w:rPr>
              <w:color w:val="000000"/>
            </w:rPr>
          </w:rPrChange>
        </w:rPr>
      </w:pPr>
      <w:r w:rsidRPr="00D14995">
        <w:rPr>
          <w:rFonts w:ascii="Times New Roman" w:hAnsi="Times New Roman" w:cs="Times New Roman"/>
          <w:color w:val="000000"/>
          <w:rPrChange w:id="241" w:author="Farid Eliecer Ureche Lopez" w:date="2019-10-13T21:24:00Z">
            <w:rPr>
              <w:color w:val="000000"/>
            </w:rPr>
          </w:rPrChange>
        </w:rPr>
        <w:t>Enterprise Integration Patterns - Introduction to Integration Styles. (2019). Retrieved 14 October 2019, from https://www.enterpriseintegrationpatterns.com/patterns/messaging/IntegrationStylesIntro.html</w:t>
      </w:r>
    </w:p>
    <w:p w14:paraId="259D42D5" w14:textId="77777777" w:rsidR="00476FD5" w:rsidRPr="00D14995" w:rsidRDefault="00476FD5" w:rsidP="00476FD5">
      <w:pPr>
        <w:pStyle w:val="NormalWeb"/>
        <w:spacing w:before="0" w:beforeAutospacing="0" w:after="180" w:afterAutospacing="0"/>
        <w:ind w:left="450" w:hanging="450"/>
        <w:rPr>
          <w:rFonts w:ascii="Times New Roman" w:hAnsi="Times New Roman" w:cs="Times New Roman"/>
          <w:color w:val="000000"/>
          <w:rPrChange w:id="242" w:author="Farid Eliecer Ureche Lopez" w:date="2019-10-13T21:24:00Z">
            <w:rPr>
              <w:color w:val="000000"/>
            </w:rPr>
          </w:rPrChange>
        </w:rPr>
      </w:pPr>
      <w:r w:rsidRPr="00D14995">
        <w:rPr>
          <w:rFonts w:ascii="Times New Roman" w:hAnsi="Times New Roman" w:cs="Times New Roman"/>
          <w:color w:val="000000"/>
          <w:rPrChange w:id="243" w:author="Farid Eliecer Ureche Lopez" w:date="2019-10-13T21:24:00Z">
            <w:rPr>
              <w:color w:val="000000"/>
            </w:rPr>
          </w:rPrChange>
        </w:rPr>
        <w:t>Microservices Pattern: Microservice Architecture pattern. (2019). Retrieved 14 October 2019, from https://microservices.io/patterns/microservices.html</w:t>
      </w:r>
    </w:p>
    <w:p w14:paraId="1D19BE52" w14:textId="77777777" w:rsidR="00476FD5" w:rsidRPr="00D14995" w:rsidRDefault="00476FD5" w:rsidP="00476FD5">
      <w:pPr>
        <w:pStyle w:val="NormalWeb"/>
        <w:spacing w:before="0" w:beforeAutospacing="0" w:after="180" w:afterAutospacing="0"/>
        <w:ind w:left="450" w:hanging="450"/>
        <w:rPr>
          <w:rFonts w:ascii="Times New Roman" w:hAnsi="Times New Roman" w:cs="Times New Roman"/>
          <w:color w:val="000000"/>
          <w:rPrChange w:id="244" w:author="Farid Eliecer Ureche Lopez" w:date="2019-10-13T21:24:00Z">
            <w:rPr>
              <w:color w:val="000000"/>
            </w:rPr>
          </w:rPrChange>
        </w:rPr>
      </w:pPr>
      <w:r w:rsidRPr="00D14995">
        <w:rPr>
          <w:rFonts w:ascii="Times New Roman" w:hAnsi="Times New Roman" w:cs="Times New Roman"/>
          <w:color w:val="000000"/>
          <w:rPrChange w:id="245" w:author="Farid Eliecer Ureche Lopez" w:date="2019-10-13T21:24:00Z">
            <w:rPr>
              <w:color w:val="000000"/>
            </w:rPr>
          </w:rPrChange>
        </w:rPr>
        <w:t>SOA Patterns | Arcitura Patterns. (2019). Retrieved 14 October 2019, from https://patterns.arcitura.com/soa-patterns</w:t>
      </w:r>
    </w:p>
    <w:p w14:paraId="4895CED8" w14:textId="77777777" w:rsidR="005A3364" w:rsidRPr="00D14995" w:rsidRDefault="005A3364" w:rsidP="005A3364">
      <w:pPr>
        <w:pStyle w:val="Textoindependiente"/>
        <w:rPr>
          <w:lang w:val="es-CO"/>
          <w:rPrChange w:id="246" w:author="Farid Eliecer Ureche Lopez" w:date="2019-10-13T21:24:00Z">
            <w:rPr>
              <w:lang w:val="es-CO"/>
            </w:rPr>
          </w:rPrChange>
        </w:rPr>
      </w:pPr>
    </w:p>
    <w:p w14:paraId="5BC8D0B4" w14:textId="77777777" w:rsidR="00445E9D" w:rsidRPr="00D14995" w:rsidRDefault="00445E9D" w:rsidP="00445E9D">
      <w:pPr>
        <w:pStyle w:val="Ttulo2"/>
        <w:rPr>
          <w:rFonts w:ascii="Times New Roman" w:hAnsi="Times New Roman"/>
          <w:lang w:val="es-CO"/>
          <w:rPrChange w:id="247" w:author="Farid Eliecer Ureche Lopez" w:date="2019-10-13T21:24:00Z">
            <w:rPr>
              <w:rFonts w:cs="Arial"/>
              <w:lang w:val="es-CO"/>
            </w:rPr>
          </w:rPrChange>
        </w:rPr>
      </w:pPr>
      <w:bookmarkStart w:id="248" w:name="_Toc21970150"/>
      <w:r w:rsidRPr="00D14995">
        <w:rPr>
          <w:rFonts w:ascii="Times New Roman" w:hAnsi="Times New Roman"/>
          <w:lang w:val="es-CO"/>
          <w:rPrChange w:id="249" w:author="Farid Eliecer Ureche Lopez" w:date="2019-10-13T21:24:00Z">
            <w:rPr>
              <w:rFonts w:cs="Arial"/>
              <w:lang w:val="es-CO"/>
            </w:rPr>
          </w:rPrChange>
        </w:rPr>
        <w:t>Alcance</w:t>
      </w:r>
      <w:bookmarkEnd w:id="248"/>
    </w:p>
    <w:p w14:paraId="7285A757" w14:textId="703BA892" w:rsidR="00445E9D" w:rsidRPr="00D14995" w:rsidDel="000770E8" w:rsidRDefault="00445E9D" w:rsidP="00DC19DA">
      <w:pPr>
        <w:ind w:firstLine="720"/>
        <w:rPr>
          <w:del w:id="250" w:author="Farid Eliecer Ureche Lopez" w:date="2019-10-13T22:28:00Z"/>
          <w:i/>
          <w:color w:val="0000FF"/>
          <w:lang w:val="es-CO"/>
          <w:rPrChange w:id="251" w:author="Farid Eliecer Ureche Lopez" w:date="2019-10-13T21:24:00Z">
            <w:rPr>
              <w:del w:id="252" w:author="Farid Eliecer Ureche Lopez" w:date="2019-10-13T22:28:00Z"/>
              <w:rFonts w:ascii="Arial" w:hAnsi="Arial" w:cs="Arial"/>
              <w:i/>
              <w:color w:val="0000FF"/>
              <w:lang w:val="es-CO"/>
            </w:rPr>
          </w:rPrChange>
        </w:rPr>
      </w:pPr>
      <w:del w:id="253" w:author="Farid Eliecer Ureche Lopez" w:date="2019-10-13T22:28:00Z">
        <w:r w:rsidRPr="00D14995" w:rsidDel="000770E8">
          <w:rPr>
            <w:i/>
            <w:color w:val="0000FF"/>
            <w:lang w:val="es-CO"/>
            <w:rPrChange w:id="254" w:author="Farid Eliecer Ureche Lopez" w:date="2019-10-13T21:24:00Z">
              <w:rPr>
                <w:rFonts w:ascii="Arial" w:hAnsi="Arial" w:cs="Arial"/>
                <w:i/>
                <w:color w:val="0000FF"/>
                <w:lang w:val="es-CO"/>
              </w:rPr>
            </w:rPrChange>
          </w:rPr>
          <w:delText>&lt;Alcance del artefacto&gt;</w:delText>
        </w:r>
      </w:del>
    </w:p>
    <w:p w14:paraId="63074573" w14:textId="468FD2FC" w:rsidR="0060409D" w:rsidRPr="00BA6658" w:rsidRDefault="0060409D" w:rsidP="0060409D">
      <w:pPr>
        <w:rPr>
          <w:ins w:id="255" w:author="Farid Eliecer Ureche Lopez" w:date="2019-10-13T21:30:00Z"/>
          <w:lang w:val="es-CO"/>
        </w:rPr>
      </w:pPr>
      <w:ins w:id="256" w:author="Farid Eliecer Ureche Lopez" w:date="2019-10-13T21:30:00Z">
        <w:r w:rsidRPr="00BA6658">
          <w:rPr>
            <w:lang w:val="es-CO"/>
          </w:rPr>
          <w:t xml:space="preserve">Este documento de arquitectura de software busca la especificación de manera general de los componentes y sus interacciones que conforman la arquitectura de la aplicación </w:t>
        </w:r>
      </w:ins>
      <w:ins w:id="257" w:author="Farid Eliecer Ureche Lopez" w:date="2019-10-13T21:31:00Z">
        <w:r>
          <w:rPr>
            <w:lang w:val="es-CO"/>
          </w:rPr>
          <w:t>SOBS</w:t>
        </w:r>
      </w:ins>
      <w:ins w:id="258" w:author="Farid Eliecer Ureche Lopez" w:date="2019-10-13T21:30:00Z">
        <w:r w:rsidRPr="00BA6658">
          <w:rPr>
            <w:lang w:val="es-CO"/>
          </w:rPr>
          <w:t>.</w:t>
        </w:r>
      </w:ins>
    </w:p>
    <w:p w14:paraId="6BD18F9B" w14:textId="77777777" w:rsidR="00445E9D" w:rsidRPr="00D14995" w:rsidRDefault="00445E9D" w:rsidP="00445E9D">
      <w:pPr>
        <w:pStyle w:val="Textoindependiente"/>
        <w:rPr>
          <w:lang w:val="es-CO"/>
          <w:rPrChange w:id="259" w:author="Farid Eliecer Ureche Lopez" w:date="2019-10-13T21:24:00Z">
            <w:rPr>
              <w:rFonts w:ascii="Arial" w:hAnsi="Arial" w:cs="Arial"/>
              <w:lang w:val="es-CO"/>
            </w:rPr>
          </w:rPrChange>
        </w:rPr>
      </w:pPr>
    </w:p>
    <w:p w14:paraId="238601FE" w14:textId="77777777" w:rsidR="00A020DB" w:rsidRPr="00D14995" w:rsidRDefault="00A020DB" w:rsidP="00A020DB">
      <w:pPr>
        <w:pStyle w:val="Textoindependiente"/>
        <w:rPr>
          <w:lang w:val="es-CO"/>
          <w:rPrChange w:id="260" w:author="Farid Eliecer Ureche Lopez" w:date="2019-10-13T21:24:00Z">
            <w:rPr>
              <w:rFonts w:ascii="Arial" w:hAnsi="Arial" w:cs="Arial"/>
              <w:lang w:val="es-CO"/>
            </w:rPr>
          </w:rPrChange>
        </w:rPr>
      </w:pPr>
    </w:p>
    <w:p w14:paraId="0F3CABC7" w14:textId="3BBEE7F8" w:rsidR="00A020DB" w:rsidRPr="00D14995" w:rsidDel="000770E8" w:rsidRDefault="00A020DB" w:rsidP="00A020DB">
      <w:pPr>
        <w:pStyle w:val="Textoindependiente"/>
        <w:rPr>
          <w:del w:id="261" w:author="Farid Eliecer Ureche Lopez" w:date="2019-10-13T22:28:00Z"/>
          <w:lang w:val="es-CO"/>
          <w:rPrChange w:id="262" w:author="Farid Eliecer Ureche Lopez" w:date="2019-10-13T21:24:00Z">
            <w:rPr>
              <w:del w:id="263" w:author="Farid Eliecer Ureche Lopez" w:date="2019-10-13T22:28:00Z"/>
              <w:rFonts w:ascii="Arial" w:hAnsi="Arial" w:cs="Arial"/>
              <w:lang w:val="es-CO"/>
            </w:rPr>
          </w:rPrChange>
        </w:rPr>
      </w:pPr>
      <w:bookmarkStart w:id="264" w:name="_Toc21970151"/>
      <w:bookmarkEnd w:id="264"/>
    </w:p>
    <w:p w14:paraId="5B08B5D1" w14:textId="25D5E38C" w:rsidR="00A020DB" w:rsidRPr="00D14995" w:rsidDel="000770E8" w:rsidRDefault="00A020DB" w:rsidP="00A020DB">
      <w:pPr>
        <w:pStyle w:val="Textoindependiente"/>
        <w:rPr>
          <w:del w:id="265" w:author="Farid Eliecer Ureche Lopez" w:date="2019-10-13T22:28:00Z"/>
          <w:lang w:val="es-CO"/>
          <w:rPrChange w:id="266" w:author="Farid Eliecer Ureche Lopez" w:date="2019-10-13T21:24:00Z">
            <w:rPr>
              <w:del w:id="267" w:author="Farid Eliecer Ureche Lopez" w:date="2019-10-13T22:28:00Z"/>
              <w:rFonts w:ascii="Arial" w:hAnsi="Arial" w:cs="Arial"/>
              <w:lang w:val="es-CO"/>
            </w:rPr>
          </w:rPrChange>
        </w:rPr>
      </w:pPr>
      <w:bookmarkStart w:id="268" w:name="_Toc21970152"/>
      <w:bookmarkEnd w:id="268"/>
    </w:p>
    <w:p w14:paraId="16DEB4AB" w14:textId="19872C28" w:rsidR="00A020DB" w:rsidRPr="00D14995" w:rsidDel="000770E8" w:rsidRDefault="00A020DB" w:rsidP="00A020DB">
      <w:pPr>
        <w:pStyle w:val="Textoindependiente"/>
        <w:rPr>
          <w:del w:id="269" w:author="Farid Eliecer Ureche Lopez" w:date="2019-10-13T22:28:00Z"/>
          <w:lang w:val="es-CO"/>
          <w:rPrChange w:id="270" w:author="Farid Eliecer Ureche Lopez" w:date="2019-10-13T21:24:00Z">
            <w:rPr>
              <w:del w:id="271" w:author="Farid Eliecer Ureche Lopez" w:date="2019-10-13T22:28:00Z"/>
              <w:rFonts w:ascii="Arial" w:hAnsi="Arial" w:cs="Arial"/>
              <w:lang w:val="es-CO"/>
            </w:rPr>
          </w:rPrChange>
        </w:rPr>
      </w:pPr>
      <w:bookmarkStart w:id="272" w:name="_Toc21970153"/>
      <w:bookmarkEnd w:id="272"/>
    </w:p>
    <w:p w14:paraId="0AD9C6F4" w14:textId="71B5BA25" w:rsidR="00A020DB" w:rsidRPr="00D14995" w:rsidDel="000770E8" w:rsidRDefault="00A020DB" w:rsidP="00A020DB">
      <w:pPr>
        <w:pStyle w:val="Textoindependiente"/>
        <w:rPr>
          <w:del w:id="273" w:author="Farid Eliecer Ureche Lopez" w:date="2019-10-13T22:28:00Z"/>
          <w:lang w:val="es-CO"/>
          <w:rPrChange w:id="274" w:author="Farid Eliecer Ureche Lopez" w:date="2019-10-13T21:24:00Z">
            <w:rPr>
              <w:del w:id="275" w:author="Farid Eliecer Ureche Lopez" w:date="2019-10-13T22:28:00Z"/>
              <w:rFonts w:ascii="Arial" w:hAnsi="Arial" w:cs="Arial"/>
              <w:lang w:val="es-CO"/>
            </w:rPr>
          </w:rPrChange>
        </w:rPr>
      </w:pPr>
      <w:bookmarkStart w:id="276" w:name="_Toc21970154"/>
      <w:bookmarkEnd w:id="276"/>
    </w:p>
    <w:p w14:paraId="4B1F511A" w14:textId="63B2FF72" w:rsidR="00A020DB" w:rsidRPr="00D14995" w:rsidDel="000770E8" w:rsidRDefault="00A020DB" w:rsidP="00A020DB">
      <w:pPr>
        <w:pStyle w:val="Textoindependiente"/>
        <w:rPr>
          <w:del w:id="277" w:author="Farid Eliecer Ureche Lopez" w:date="2019-10-13T22:28:00Z"/>
          <w:lang w:val="es-CO"/>
          <w:rPrChange w:id="278" w:author="Farid Eliecer Ureche Lopez" w:date="2019-10-13T21:24:00Z">
            <w:rPr>
              <w:del w:id="279" w:author="Farid Eliecer Ureche Lopez" w:date="2019-10-13T22:28:00Z"/>
              <w:rFonts w:ascii="Arial" w:hAnsi="Arial" w:cs="Arial"/>
              <w:lang w:val="es-CO"/>
            </w:rPr>
          </w:rPrChange>
        </w:rPr>
      </w:pPr>
      <w:bookmarkStart w:id="280" w:name="_Toc21970155"/>
      <w:bookmarkEnd w:id="280"/>
    </w:p>
    <w:p w14:paraId="65F9C3DC" w14:textId="64FEA8BB" w:rsidR="00A020DB" w:rsidRPr="00D14995" w:rsidDel="000770E8" w:rsidRDefault="00A020DB" w:rsidP="00A020DB">
      <w:pPr>
        <w:pStyle w:val="Textoindependiente"/>
        <w:rPr>
          <w:del w:id="281" w:author="Farid Eliecer Ureche Lopez" w:date="2019-10-13T22:28:00Z"/>
          <w:lang w:val="es-CO"/>
          <w:rPrChange w:id="282" w:author="Farid Eliecer Ureche Lopez" w:date="2019-10-13T21:24:00Z">
            <w:rPr>
              <w:del w:id="283" w:author="Farid Eliecer Ureche Lopez" w:date="2019-10-13T22:28:00Z"/>
              <w:rFonts w:ascii="Arial" w:hAnsi="Arial" w:cs="Arial"/>
              <w:lang w:val="es-CO"/>
            </w:rPr>
          </w:rPrChange>
        </w:rPr>
      </w:pPr>
      <w:bookmarkStart w:id="284" w:name="_Toc21970156"/>
      <w:bookmarkEnd w:id="284"/>
    </w:p>
    <w:p w14:paraId="6E1831B3" w14:textId="189BF27D" w:rsidR="00A020DB" w:rsidRPr="00D14995" w:rsidDel="000770E8" w:rsidRDefault="00A020DB" w:rsidP="00A020DB">
      <w:pPr>
        <w:pStyle w:val="Textoindependiente"/>
        <w:rPr>
          <w:del w:id="285" w:author="Farid Eliecer Ureche Lopez" w:date="2019-10-13T22:28:00Z"/>
          <w:lang w:val="es-CO"/>
          <w:rPrChange w:id="286" w:author="Farid Eliecer Ureche Lopez" w:date="2019-10-13T21:24:00Z">
            <w:rPr>
              <w:del w:id="287" w:author="Farid Eliecer Ureche Lopez" w:date="2019-10-13T22:28:00Z"/>
              <w:rFonts w:ascii="Arial" w:hAnsi="Arial" w:cs="Arial"/>
              <w:lang w:val="es-CO"/>
            </w:rPr>
          </w:rPrChange>
        </w:rPr>
      </w:pPr>
      <w:bookmarkStart w:id="288" w:name="_Toc21970157"/>
      <w:bookmarkEnd w:id="288"/>
    </w:p>
    <w:p w14:paraId="54E11D2A" w14:textId="31B2761C" w:rsidR="00A020DB" w:rsidRPr="00D14995" w:rsidDel="000770E8" w:rsidRDefault="00A020DB" w:rsidP="00A020DB">
      <w:pPr>
        <w:pStyle w:val="Textoindependiente"/>
        <w:rPr>
          <w:del w:id="289" w:author="Farid Eliecer Ureche Lopez" w:date="2019-10-13T22:28:00Z"/>
          <w:lang w:val="es-CO"/>
          <w:rPrChange w:id="290" w:author="Farid Eliecer Ureche Lopez" w:date="2019-10-13T21:24:00Z">
            <w:rPr>
              <w:del w:id="291" w:author="Farid Eliecer Ureche Lopez" w:date="2019-10-13T22:28:00Z"/>
              <w:rFonts w:ascii="Arial" w:hAnsi="Arial" w:cs="Arial"/>
              <w:lang w:val="es-CO"/>
            </w:rPr>
          </w:rPrChange>
        </w:rPr>
      </w:pPr>
      <w:bookmarkStart w:id="292" w:name="_Toc21970158"/>
      <w:bookmarkEnd w:id="292"/>
    </w:p>
    <w:p w14:paraId="31126E5D" w14:textId="2669DBB4" w:rsidR="00A020DB" w:rsidRPr="00D14995" w:rsidDel="000770E8" w:rsidRDefault="00A020DB" w:rsidP="00A020DB">
      <w:pPr>
        <w:pStyle w:val="Textoindependiente"/>
        <w:rPr>
          <w:del w:id="293" w:author="Farid Eliecer Ureche Lopez" w:date="2019-10-13T22:28:00Z"/>
          <w:lang w:val="es-CO"/>
          <w:rPrChange w:id="294" w:author="Farid Eliecer Ureche Lopez" w:date="2019-10-13T21:24:00Z">
            <w:rPr>
              <w:del w:id="295" w:author="Farid Eliecer Ureche Lopez" w:date="2019-10-13T22:28:00Z"/>
              <w:rFonts w:ascii="Arial" w:hAnsi="Arial" w:cs="Arial"/>
              <w:lang w:val="es-CO"/>
            </w:rPr>
          </w:rPrChange>
        </w:rPr>
        <w:sectPr w:rsidR="00A020DB" w:rsidRPr="00D14995" w:rsidDel="000770E8">
          <w:pgSz w:w="12240" w:h="15840" w:code="1"/>
          <w:pgMar w:top="1440" w:right="1440" w:bottom="1440" w:left="1440" w:header="720" w:footer="720" w:gutter="0"/>
          <w:cols w:space="720"/>
        </w:sectPr>
      </w:pPr>
    </w:p>
    <w:p w14:paraId="1C252FD3" w14:textId="77777777" w:rsidR="00E6681A" w:rsidRPr="00D14995" w:rsidRDefault="00E6681A" w:rsidP="00E43E08">
      <w:pPr>
        <w:pStyle w:val="Ttulo1"/>
        <w:rPr>
          <w:rFonts w:ascii="Times New Roman" w:hAnsi="Times New Roman"/>
          <w:sz w:val="20"/>
          <w:lang w:val="es-CO"/>
          <w:rPrChange w:id="296" w:author="Farid Eliecer Ureche Lopez" w:date="2019-10-13T21:24:00Z">
            <w:rPr>
              <w:rFonts w:cs="Arial"/>
              <w:sz w:val="20"/>
              <w:lang w:val="es-CO"/>
            </w:rPr>
          </w:rPrChange>
        </w:rPr>
      </w:pPr>
      <w:bookmarkStart w:id="297" w:name="_Toc21970159"/>
      <w:r w:rsidRPr="00D14995">
        <w:rPr>
          <w:rFonts w:ascii="Times New Roman" w:hAnsi="Times New Roman"/>
          <w:sz w:val="20"/>
          <w:lang w:val="es-CO"/>
          <w:rPrChange w:id="298" w:author="Farid Eliecer Ureche Lopez" w:date="2019-10-13T21:24:00Z">
            <w:rPr>
              <w:rFonts w:cs="Arial"/>
              <w:sz w:val="20"/>
              <w:lang w:val="es-CO"/>
            </w:rPr>
          </w:rPrChange>
        </w:rPr>
        <w:t>Contexto</w:t>
      </w:r>
      <w:bookmarkEnd w:id="297"/>
    </w:p>
    <w:p w14:paraId="349B371C" w14:textId="77777777" w:rsidR="00050143" w:rsidRPr="00D14995" w:rsidRDefault="00050143" w:rsidP="00050143">
      <w:pPr>
        <w:rPr>
          <w:lang w:val="es-CO"/>
          <w:rPrChange w:id="299" w:author="Farid Eliecer Ureche Lopez" w:date="2019-10-13T21:24:00Z">
            <w:rPr>
              <w:rFonts w:ascii="Arial" w:hAnsi="Arial" w:cs="Arial"/>
              <w:lang w:val="es-CO"/>
            </w:rPr>
          </w:rPrChange>
        </w:rPr>
      </w:pPr>
      <w:bookmarkStart w:id="300" w:name="_Hlk21892370"/>
      <w:r w:rsidRPr="00D14995">
        <w:rPr>
          <w:lang w:val="es-CO"/>
          <w:rPrChange w:id="301" w:author="Farid Eliecer Ureche Lopez" w:date="2019-10-13T21:24:00Z">
            <w:rPr>
              <w:rFonts w:ascii="Arial" w:hAnsi="Arial" w:cs="Arial"/>
              <w:lang w:val="es-CO"/>
            </w:rPr>
          </w:rPrChange>
        </w:rPr>
        <w:t xml:space="preserve">Homecenter (Sodimac) es una empresa que opera en el </w:t>
      </w:r>
      <w:proofErr w:type="spellStart"/>
      <w:r w:rsidRPr="00D14995">
        <w:rPr>
          <w:lang w:val="es-CO"/>
          <w:rPrChange w:id="302" w:author="Farid Eliecer Ureche Lopez" w:date="2019-10-13T21:24:00Z">
            <w:rPr>
              <w:rFonts w:ascii="Arial" w:hAnsi="Arial" w:cs="Arial"/>
              <w:lang w:val="es-CO"/>
            </w:rPr>
          </w:rPrChange>
        </w:rPr>
        <w:t>retail</w:t>
      </w:r>
      <w:proofErr w:type="spellEnd"/>
      <w:r w:rsidRPr="00D14995">
        <w:rPr>
          <w:lang w:val="es-CO"/>
          <w:rPrChange w:id="303" w:author="Farid Eliecer Ureche Lopez" w:date="2019-10-13T21:24:00Z">
            <w:rPr>
              <w:rFonts w:ascii="Arial" w:hAnsi="Arial" w:cs="Arial"/>
              <w:lang w:val="es-CO"/>
            </w:rPr>
          </w:rPrChange>
        </w:rPr>
        <w:t xml:space="preserve">, industria donde ha alcanzado una posición de liderazgo en el mercado del mejoramiento del hogar. Busca satisfacer al cliente a través de múltiples puntos de contacto y canales de venta que aseguran nuestro modelo de negocio </w:t>
      </w:r>
      <w:proofErr w:type="spellStart"/>
      <w:r w:rsidRPr="00D14995">
        <w:rPr>
          <w:lang w:val="es-CO"/>
          <w:rPrChange w:id="304" w:author="Farid Eliecer Ureche Lopez" w:date="2019-10-13T21:24:00Z">
            <w:rPr>
              <w:rFonts w:ascii="Arial" w:hAnsi="Arial" w:cs="Arial"/>
              <w:lang w:val="es-CO"/>
            </w:rPr>
          </w:rPrChange>
        </w:rPr>
        <w:t>Omnicanal</w:t>
      </w:r>
      <w:proofErr w:type="spellEnd"/>
      <w:r w:rsidRPr="00D14995">
        <w:rPr>
          <w:lang w:val="es-CO"/>
          <w:rPrChange w:id="305" w:author="Farid Eliecer Ureche Lopez" w:date="2019-10-13T21:24:00Z">
            <w:rPr>
              <w:rFonts w:ascii="Arial" w:hAnsi="Arial" w:cs="Arial"/>
              <w:lang w:val="es-CO"/>
            </w:rPr>
          </w:rPrChange>
        </w:rPr>
        <w:t xml:space="preserve"> (Tiendas, Internet y Teléfono). Su actividad se focaliza en desarrollar y proveer soluciones a los proyectos de remodelación y construcción de sus clientes, además de satisfacer las necesidades de mejoramiento y decoración de sus hogares, ofreciendo excelencia en el servicio, integridad en su trabajo y un fuerte compromiso con la comunidad.</w:t>
      </w:r>
    </w:p>
    <w:p w14:paraId="31B150AE" w14:textId="4E4F8ACF" w:rsidR="00476FD5" w:rsidRPr="00D14995" w:rsidRDefault="00476FD5" w:rsidP="00476FD5">
      <w:pPr>
        <w:rPr>
          <w:rFonts w:eastAsia="Arial"/>
          <w:b/>
          <w:bCs/>
          <w:rPrChange w:id="306" w:author="Farid Eliecer Ureche Lopez" w:date="2019-10-13T21:24:00Z">
            <w:rPr>
              <w:rFonts w:eastAsia="Arial" w:cs="Arial"/>
              <w:b/>
              <w:bCs/>
            </w:rPr>
          </w:rPrChange>
        </w:rPr>
      </w:pPr>
    </w:p>
    <w:bookmarkEnd w:id="300"/>
    <w:p w14:paraId="2DE403A5" w14:textId="77777777" w:rsidR="00E875BF" w:rsidRPr="00D14995" w:rsidRDefault="00E875BF" w:rsidP="00E875BF">
      <w:pPr>
        <w:rPr>
          <w:lang w:val="es-CO"/>
          <w:rPrChange w:id="307" w:author="Farid Eliecer Ureche Lopez" w:date="2019-10-13T21:24:00Z">
            <w:rPr>
              <w:rFonts w:ascii="Arial" w:hAnsi="Arial" w:cs="Arial"/>
              <w:lang w:val="es-CO"/>
            </w:rPr>
          </w:rPrChange>
        </w:rPr>
      </w:pPr>
    </w:p>
    <w:p w14:paraId="3A80CC6A" w14:textId="77777777" w:rsidR="00E6681A" w:rsidRPr="00D14995" w:rsidRDefault="00E6681A" w:rsidP="008C12E8">
      <w:pPr>
        <w:pStyle w:val="Ttulo2"/>
        <w:rPr>
          <w:rFonts w:ascii="Times New Roman" w:hAnsi="Times New Roman"/>
          <w:lang w:val="es-CO"/>
          <w:rPrChange w:id="308" w:author="Farid Eliecer Ureche Lopez" w:date="2019-10-13T21:24:00Z">
            <w:rPr>
              <w:rFonts w:cs="Arial"/>
              <w:lang w:val="es-CO"/>
            </w:rPr>
          </w:rPrChange>
        </w:rPr>
      </w:pPr>
      <w:bookmarkStart w:id="309" w:name="_Toc21970160"/>
      <w:r w:rsidRPr="00D14995">
        <w:rPr>
          <w:rFonts w:ascii="Times New Roman" w:hAnsi="Times New Roman"/>
          <w:lang w:val="es-CO"/>
          <w:rPrChange w:id="310" w:author="Farid Eliecer Ureche Lopez" w:date="2019-10-13T21:24:00Z">
            <w:rPr>
              <w:rFonts w:cs="Arial"/>
              <w:lang w:val="es-CO"/>
            </w:rPr>
          </w:rPrChange>
        </w:rPr>
        <w:t>Fundamentos de la solución</w:t>
      </w:r>
      <w:bookmarkEnd w:id="309"/>
    </w:p>
    <w:p w14:paraId="10C9AE95" w14:textId="31D2E0AC" w:rsidR="00ED4449" w:rsidRPr="00D14995" w:rsidDel="000770E8" w:rsidRDefault="00ED4449" w:rsidP="00ED4449">
      <w:pPr>
        <w:pStyle w:val="InfoBlue"/>
        <w:ind w:left="0"/>
        <w:rPr>
          <w:del w:id="311" w:author="Farid Eliecer Ureche Lopez" w:date="2019-10-13T22:28:00Z"/>
          <w:lang w:val="es-CO"/>
          <w:rPrChange w:id="312" w:author="Farid Eliecer Ureche Lopez" w:date="2019-10-13T21:24:00Z">
            <w:rPr>
              <w:del w:id="313" w:author="Farid Eliecer Ureche Lopez" w:date="2019-10-13T22:28:00Z"/>
              <w:rFonts w:ascii="Arial" w:hAnsi="Arial" w:cs="Arial"/>
              <w:lang w:val="es-CO"/>
            </w:rPr>
          </w:rPrChange>
        </w:rPr>
      </w:pPr>
      <w:del w:id="314" w:author="Farid Eliecer Ureche Lopez" w:date="2019-10-13T22:28:00Z">
        <w:r w:rsidRPr="00D14995" w:rsidDel="000770E8">
          <w:rPr>
            <w:lang w:val="es-CO"/>
            <w:rPrChange w:id="315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>&lt;Describa los fundamentos a nivel de estilo arquitectural, decisiones arquitectura</w:delText>
        </w:r>
        <w:r w:rsidR="008C12E8" w:rsidRPr="00D14995" w:rsidDel="000770E8">
          <w:rPr>
            <w:lang w:val="es-CO"/>
            <w:rPrChange w:id="316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>les y patrones arquitecturales</w:delText>
        </w:r>
        <w:r w:rsidRPr="00D14995" w:rsidDel="000770E8">
          <w:rPr>
            <w:lang w:val="es-CO"/>
            <w:rPrChange w:id="317" w:author="Farid Eliecer Ureche Lopez" w:date="2019-10-13T21:24:00Z">
              <w:rPr>
                <w:rFonts w:ascii="Arial" w:hAnsi="Arial" w:cs="Arial"/>
                <w:lang w:val="es-CO"/>
              </w:rPr>
            </w:rPrChange>
          </w:rPr>
          <w:delText>&gt;</w:delText>
        </w:r>
      </w:del>
    </w:p>
    <w:p w14:paraId="4523F773" w14:textId="60D565D9" w:rsidR="006C46E1" w:rsidRPr="00D14995" w:rsidRDefault="006C46E1" w:rsidP="006C46E1">
      <w:pPr>
        <w:pStyle w:val="Textoindependiente"/>
        <w:rPr>
          <w:lang w:val="es-CO"/>
          <w:rPrChange w:id="318" w:author="Farid Eliecer Ureche Lopez" w:date="2019-10-13T21:24:00Z">
            <w:rPr>
              <w:lang w:val="es-CO"/>
            </w:rPr>
          </w:rPrChange>
        </w:rPr>
      </w:pPr>
      <w:r w:rsidRPr="00D14995">
        <w:rPr>
          <w:lang w:val="es-CO"/>
          <w:rPrChange w:id="319" w:author="Farid Eliecer Ureche Lopez" w:date="2019-10-13T21:24:00Z">
            <w:rPr>
              <w:lang w:val="es-CO"/>
            </w:rPr>
          </w:rPrChange>
        </w:rPr>
        <w:tab/>
      </w:r>
      <w:r w:rsidRPr="00D14995">
        <w:rPr>
          <w:lang w:val="es-CO"/>
          <w:rPrChange w:id="320" w:author="Farid Eliecer Ureche Lopez" w:date="2019-10-13T21:24:00Z">
            <w:rPr>
              <w:lang w:val="es-CO"/>
            </w:rPr>
          </w:rPrChange>
        </w:rPr>
        <w:tab/>
      </w:r>
      <w:r w:rsidRPr="00D14995">
        <w:rPr>
          <w:lang w:val="es-CO"/>
          <w:rPrChange w:id="321" w:author="Farid Eliecer Ureche Lopez" w:date="2019-10-13T21:24:00Z">
            <w:rPr>
              <w:lang w:val="es-CO"/>
            </w:rPr>
          </w:rPrChange>
        </w:rPr>
        <w:tab/>
      </w:r>
      <w:r w:rsidRPr="00D14995">
        <w:rPr>
          <w:lang w:val="es-CO"/>
          <w:rPrChange w:id="322" w:author="Farid Eliecer Ureche Lopez" w:date="2019-10-13T21:24:00Z">
            <w:rPr>
              <w:lang w:val="es-CO"/>
            </w:rPr>
          </w:rPrChange>
        </w:rPr>
        <w:tab/>
      </w:r>
      <w:r w:rsidRPr="00D14995">
        <w:rPr>
          <w:lang w:val="es-CO"/>
          <w:rPrChange w:id="323" w:author="Farid Eliecer Ureche Lopez" w:date="2019-10-13T21:24:00Z">
            <w:rPr>
              <w:lang w:val="es-CO"/>
            </w:rPr>
          </w:rPrChange>
        </w:rPr>
        <w:tab/>
      </w:r>
      <w:r w:rsidRPr="00D14995">
        <w:rPr>
          <w:lang w:val="es-CO"/>
          <w:rPrChange w:id="324" w:author="Farid Eliecer Ureche Lopez" w:date="2019-10-13T21:24:00Z">
            <w:rPr>
              <w:lang w:val="es-CO"/>
            </w:rPr>
          </w:rPrChange>
        </w:rPr>
        <w:tab/>
      </w:r>
    </w:p>
    <w:p w14:paraId="75B11E34" w14:textId="60BC2E5F" w:rsidR="006C46E1" w:rsidRPr="00D14995" w:rsidRDefault="006C46E1" w:rsidP="006C46E1">
      <w:pPr>
        <w:pStyle w:val="Textoindependiente"/>
        <w:ind w:left="0"/>
        <w:rPr>
          <w:lang w:val="es-CO"/>
          <w:rPrChange w:id="325" w:author="Farid Eliecer Ureche Lopez" w:date="2019-10-13T21:24:00Z">
            <w:rPr>
              <w:lang w:val="es-CO"/>
            </w:rPr>
          </w:rPrChange>
        </w:rPr>
      </w:pPr>
      <w:r w:rsidRPr="00D14995">
        <w:rPr>
          <w:lang w:val="es-CO"/>
          <w:rPrChange w:id="326" w:author="Farid Eliecer Ureche Lopez" w:date="2019-10-13T21:24:00Z">
            <w:rPr>
              <w:lang w:val="es-CO"/>
            </w:rPr>
          </w:rPrChange>
        </w:rPr>
        <w:t>Problema:</w:t>
      </w:r>
    </w:p>
    <w:p w14:paraId="2E4BE9A6" w14:textId="76D63C84" w:rsidR="006C46E1" w:rsidRPr="00D14995" w:rsidRDefault="00050143" w:rsidP="006C46E1">
      <w:pPr>
        <w:pStyle w:val="Textoindependiente"/>
        <w:ind w:left="0"/>
        <w:rPr>
          <w:lang w:val="es-CO"/>
          <w:rPrChange w:id="327" w:author="Farid Eliecer Ureche Lopez" w:date="2019-10-13T21:24:00Z">
            <w:rPr>
              <w:lang w:val="es-CO"/>
            </w:rPr>
          </w:rPrChange>
        </w:rPr>
      </w:pPr>
      <w:r w:rsidRPr="00D14995">
        <w:rPr>
          <w:lang w:val="es-CO"/>
          <w:rPrChange w:id="328" w:author="Farid Eliecer Ureche Lopez" w:date="2019-10-13T21:24:00Z">
            <w:rPr>
              <w:lang w:val="es-CO"/>
            </w:rPr>
          </w:rPrChange>
        </w:rPr>
        <w:t>Se requiere una herramienta que permita la implementación de una nueva forma de comercialización de productos con los clientes de Circulo de Especialistas</w:t>
      </w:r>
      <w:ins w:id="329" w:author="Farid Eliecer Ureche Lopez" w:date="2019-10-13T21:24:00Z">
        <w:r w:rsidR="00D14995">
          <w:rPr>
            <w:lang w:val="es-CO"/>
          </w:rPr>
          <w:t xml:space="preserve"> (CEC)</w:t>
        </w:r>
      </w:ins>
      <w:r w:rsidRPr="00D14995">
        <w:rPr>
          <w:lang w:val="es-CO"/>
          <w:rPrChange w:id="330" w:author="Farid Eliecer Ureche Lopez" w:date="2019-10-13T21:24:00Z">
            <w:rPr>
              <w:lang w:val="es-CO"/>
            </w:rPr>
          </w:rPrChange>
        </w:rPr>
        <w:t>, e</w:t>
      </w:r>
      <w:ins w:id="331" w:author="Farid Eliecer Ureche Lopez" w:date="2019-10-13T21:24:00Z">
        <w:r w:rsidR="00D14995">
          <w:rPr>
            <w:lang w:val="es-CO"/>
          </w:rPr>
          <w:t>n</w:t>
        </w:r>
      </w:ins>
      <w:r w:rsidRPr="00D14995">
        <w:rPr>
          <w:lang w:val="es-CO"/>
          <w:rPrChange w:id="332" w:author="Farid Eliecer Ureche Lopez" w:date="2019-10-13T21:24:00Z">
            <w:rPr>
              <w:lang w:val="es-CO"/>
            </w:rPr>
          </w:rPrChange>
        </w:rPr>
        <w:t xml:space="preserve"> el cual un especialista pueda encontrar un mismo producto con la mejor oferta del mercado entregada por un grupo de proveedores.</w:t>
      </w:r>
    </w:p>
    <w:p w14:paraId="4BE82CC9" w14:textId="77777777" w:rsidR="006C46E1" w:rsidRPr="006C46E1" w:rsidRDefault="006C46E1" w:rsidP="006C46E1">
      <w:pPr>
        <w:pStyle w:val="Textoindependiente"/>
        <w:ind w:left="0"/>
        <w:rPr>
          <w:lang w:val="es-CO"/>
        </w:rPr>
      </w:pPr>
    </w:p>
    <w:p w14:paraId="62431CDC" w14:textId="4140CDFE" w:rsidR="00345743" w:rsidRPr="00050143" w:rsidRDefault="006C46E1" w:rsidP="00ED4449">
      <w:pPr>
        <w:rPr>
          <w:lang w:val="es-CO"/>
          <w:rPrChange w:id="333" w:author="Farid Eliecer Ureche Lopez" w:date="2019-10-13T21:23:00Z">
            <w:rPr>
              <w:rFonts w:ascii="Arial" w:hAnsi="Arial" w:cs="Arial"/>
              <w:lang w:val="es-CO"/>
            </w:rPr>
          </w:rPrChange>
        </w:rPr>
      </w:pPr>
      <w:r w:rsidRPr="00050143">
        <w:rPr>
          <w:lang w:val="es-CO"/>
          <w:rPrChange w:id="334" w:author="Farid Eliecer Ureche Lopez" w:date="2019-10-13T21:23:00Z">
            <w:rPr>
              <w:rFonts w:ascii="Arial" w:hAnsi="Arial" w:cs="Arial"/>
              <w:lang w:val="es-CO"/>
            </w:rPr>
          </w:rPrChange>
        </w:rPr>
        <w:t>Patrón nuclear</w:t>
      </w:r>
    </w:p>
    <w:p w14:paraId="249DD770" w14:textId="35F6B4B4" w:rsidR="00720AFC" w:rsidRPr="00050143" w:rsidRDefault="00720AFC" w:rsidP="00720AFC">
      <w:pPr>
        <w:pStyle w:val="Prrafodelista"/>
        <w:numPr>
          <w:ilvl w:val="0"/>
          <w:numId w:val="35"/>
        </w:numPr>
        <w:rPr>
          <w:lang w:val="es-CO"/>
          <w:rPrChange w:id="335" w:author="Farid Eliecer Ureche Lopez" w:date="2019-10-13T21:23:00Z">
            <w:rPr>
              <w:rFonts w:ascii="Arial" w:hAnsi="Arial" w:cs="Arial"/>
              <w:lang w:val="es-CO"/>
            </w:rPr>
          </w:rPrChange>
        </w:rPr>
      </w:pPr>
      <w:r w:rsidRPr="00050143">
        <w:rPr>
          <w:lang w:val="es-CO"/>
          <w:rPrChange w:id="336" w:author="Farid Eliecer Ureche Lopez" w:date="2019-10-13T21:23:00Z">
            <w:rPr>
              <w:rFonts w:ascii="Arial" w:hAnsi="Arial" w:cs="Arial"/>
              <w:lang w:val="es-CO"/>
            </w:rPr>
          </w:rPrChange>
        </w:rPr>
        <w:t>Microservice Architecture</w:t>
      </w:r>
    </w:p>
    <w:p w14:paraId="3982983B" w14:textId="7D0FEF2D" w:rsidR="002648C9" w:rsidRPr="00050143" w:rsidRDefault="002648C9" w:rsidP="002648C9">
      <w:pPr>
        <w:pStyle w:val="Prrafodelista"/>
        <w:numPr>
          <w:ilvl w:val="1"/>
          <w:numId w:val="35"/>
        </w:numPr>
        <w:rPr>
          <w:lang w:val="es-CO"/>
          <w:rPrChange w:id="337" w:author="Farid Eliecer Ureche Lopez" w:date="2019-10-13T21:23:00Z">
            <w:rPr>
              <w:rFonts w:ascii="Arial" w:hAnsi="Arial" w:cs="Arial"/>
              <w:lang w:val="es-CO"/>
            </w:rPr>
          </w:rPrChange>
        </w:rPr>
      </w:pPr>
      <w:r w:rsidRPr="00050143">
        <w:rPr>
          <w:lang w:val="es-CO"/>
          <w:rPrChange w:id="338" w:author="Farid Eliecer Ureche Lopez" w:date="2019-10-13T21:23:00Z">
            <w:rPr>
              <w:rFonts w:ascii="Arial" w:hAnsi="Arial" w:cs="Arial"/>
              <w:lang w:val="es-CO"/>
            </w:rPr>
          </w:rPrChange>
        </w:rPr>
        <w:t>Permit</w:t>
      </w:r>
      <w:r w:rsidR="006C46E1" w:rsidRPr="00050143">
        <w:rPr>
          <w:lang w:val="es-CO"/>
          <w:rPrChange w:id="339" w:author="Farid Eliecer Ureche Lopez" w:date="2019-10-13T21:23:00Z">
            <w:rPr>
              <w:rFonts w:ascii="Arial" w:hAnsi="Arial" w:cs="Arial"/>
              <w:lang w:val="es-CO"/>
            </w:rPr>
          </w:rPrChange>
        </w:rPr>
        <w:t>ir</w:t>
      </w:r>
      <w:r w:rsidRPr="00050143">
        <w:rPr>
          <w:lang w:val="es-CO"/>
          <w:rPrChange w:id="340" w:author="Farid Eliecer Ureche Lopez" w:date="2019-10-13T21:23:00Z">
            <w:rPr>
              <w:rFonts w:ascii="Arial" w:hAnsi="Arial" w:cs="Arial"/>
              <w:lang w:val="es-CO"/>
            </w:rPr>
          </w:rPrChange>
        </w:rPr>
        <w:t xml:space="preserve"> muchos desarrolladores trabajando en la misma aplicación.</w:t>
      </w:r>
    </w:p>
    <w:p w14:paraId="32748C69" w14:textId="6216F303" w:rsidR="00720AFC" w:rsidRPr="00050143" w:rsidRDefault="002648C9" w:rsidP="002648C9">
      <w:pPr>
        <w:pStyle w:val="Prrafodelista"/>
        <w:numPr>
          <w:ilvl w:val="1"/>
          <w:numId w:val="35"/>
        </w:numPr>
        <w:rPr>
          <w:color w:val="333333"/>
          <w:lang w:val="es-CO" w:eastAsia="es-CO"/>
          <w:rPrChange w:id="341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342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Curva de aprendizaje corta.</w:t>
      </w:r>
    </w:p>
    <w:p w14:paraId="3C3B5BCE" w14:textId="31A9955B" w:rsidR="00720AFC" w:rsidRPr="00050143" w:rsidRDefault="002648C9" w:rsidP="00720AFC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343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344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Facili</w:t>
      </w:r>
      <w:r w:rsidR="006C46E1" w:rsidRPr="00050143">
        <w:rPr>
          <w:color w:val="333333"/>
          <w:lang w:val="es-CO" w:eastAsia="es-CO"/>
          <w:rPrChange w:id="345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tar</w:t>
      </w:r>
      <w:r w:rsidRPr="00050143">
        <w:rPr>
          <w:color w:val="333333"/>
          <w:lang w:val="es-CO" w:eastAsia="es-CO"/>
          <w:rPrChange w:id="346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 en el mantenimiento.</w:t>
      </w:r>
    </w:p>
    <w:p w14:paraId="4C3DC880" w14:textId="51D385EB" w:rsidR="00720AFC" w:rsidRPr="00050143" w:rsidRDefault="002648C9" w:rsidP="00720AFC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347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348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Facilita</w:t>
      </w:r>
      <w:r w:rsidR="006C46E1" w:rsidRPr="00050143">
        <w:rPr>
          <w:color w:val="333333"/>
          <w:lang w:val="es-CO" w:eastAsia="es-CO"/>
          <w:rPrChange w:id="349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r</w:t>
      </w:r>
      <w:r w:rsidRPr="00050143">
        <w:rPr>
          <w:color w:val="333333"/>
          <w:lang w:val="es-CO" w:eastAsia="es-CO"/>
          <w:rPrChange w:id="350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 </w:t>
      </w:r>
      <w:r w:rsidR="00720AFC" w:rsidRPr="00050143">
        <w:rPr>
          <w:color w:val="333333"/>
          <w:lang w:val="es-CO" w:eastAsia="es-CO"/>
          <w:rPrChange w:id="351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la implementación continua de la aplicación.</w:t>
      </w:r>
    </w:p>
    <w:p w14:paraId="7941A818" w14:textId="16826C5A" w:rsidR="00720AFC" w:rsidRPr="00050143" w:rsidRDefault="002648C9" w:rsidP="00720AFC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352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353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Favorecer la</w:t>
      </w:r>
      <w:r w:rsidR="00720AFC" w:rsidRPr="00050143">
        <w:rPr>
          <w:color w:val="333333"/>
          <w:lang w:val="es-CO" w:eastAsia="es-CO"/>
          <w:rPrChange w:id="354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 escalabilidad y disponibilidad.</w:t>
      </w:r>
    </w:p>
    <w:p w14:paraId="24838845" w14:textId="77777777" w:rsidR="006C46E1" w:rsidRPr="00050143" w:rsidRDefault="006C46E1" w:rsidP="006C46E1">
      <w:pPr>
        <w:widowControl/>
        <w:shd w:val="clear" w:color="auto" w:fill="FFFFFF"/>
        <w:spacing w:before="100" w:beforeAutospacing="1" w:after="100" w:afterAutospacing="1" w:line="240" w:lineRule="auto"/>
        <w:ind w:left="1440"/>
        <w:rPr>
          <w:color w:val="333333"/>
          <w:lang w:val="es-CO" w:eastAsia="es-CO"/>
          <w:rPrChange w:id="355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</w:p>
    <w:p w14:paraId="73E7C946" w14:textId="2AF738EC" w:rsidR="006C46E1" w:rsidRPr="00050143" w:rsidRDefault="006C46E1" w:rsidP="006C46E1">
      <w:pPr>
        <w:widowControl/>
        <w:shd w:val="clear" w:color="auto" w:fill="FFFFFF"/>
        <w:spacing w:before="100" w:beforeAutospacing="1" w:after="100" w:afterAutospacing="1" w:line="240" w:lineRule="auto"/>
        <w:jc w:val="both"/>
        <w:rPr>
          <w:color w:val="333333"/>
          <w:lang w:val="es-CO" w:eastAsia="es-CO"/>
          <w:rPrChange w:id="356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357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Patrones complementarios</w:t>
      </w:r>
    </w:p>
    <w:p w14:paraId="1537522C" w14:textId="77777777" w:rsidR="00C92291" w:rsidRPr="00050143" w:rsidRDefault="00C92291" w:rsidP="00C92291">
      <w:pPr>
        <w:pStyle w:val="Prrafodelista"/>
        <w:numPr>
          <w:ilvl w:val="0"/>
          <w:numId w:val="35"/>
        </w:numPr>
        <w:rPr>
          <w:lang w:val="es-CO"/>
          <w:rPrChange w:id="358" w:author="Farid Eliecer Ureche Lopez" w:date="2019-10-13T21:23:00Z">
            <w:rPr>
              <w:rFonts w:ascii="Arial" w:hAnsi="Arial" w:cs="Arial"/>
              <w:lang w:val="es-CO"/>
            </w:rPr>
          </w:rPrChange>
        </w:rPr>
      </w:pPr>
      <w:r w:rsidRPr="00050143">
        <w:rPr>
          <w:lang w:val="es-CO"/>
          <w:rPrChange w:id="359" w:author="Farid Eliecer Ureche Lopez" w:date="2019-10-13T21:23:00Z">
            <w:rPr>
              <w:rFonts w:ascii="Arial" w:hAnsi="Arial" w:cs="Arial"/>
              <w:lang w:val="es-CO"/>
            </w:rPr>
          </w:rPrChange>
        </w:rPr>
        <w:t>API Gateway</w:t>
      </w:r>
    </w:p>
    <w:p w14:paraId="65164C0A" w14:textId="77777777" w:rsidR="002648C9" w:rsidRPr="00050143" w:rsidRDefault="002648C9" w:rsidP="00D33EF4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360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361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Proporcionar un solo punto de comunicación entre las aplicaciones y los servicios.</w:t>
      </w:r>
    </w:p>
    <w:p w14:paraId="273B40FB" w14:textId="6FB09A24" w:rsidR="00C92291" w:rsidRPr="00050143" w:rsidRDefault="002648C9" w:rsidP="00D33EF4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362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363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Proporcionar conexión a diferentes tipos de dispositivos o clientes de los servicios.</w:t>
      </w:r>
    </w:p>
    <w:p w14:paraId="520A6D82" w14:textId="70FF7420" w:rsidR="00C92291" w:rsidRPr="00050143" w:rsidRDefault="002648C9" w:rsidP="00D33EF4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364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365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Ofrecer estabilidad en las aplicaciones clientes en los cambios de los servicios.</w:t>
      </w:r>
    </w:p>
    <w:p w14:paraId="6D8C354E" w14:textId="3198950A" w:rsidR="00C92291" w:rsidRPr="00050143" w:rsidRDefault="00C92291" w:rsidP="00D33EF4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366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367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Los servicios pueden usar un conjunto diverso de protocolos, algunos de los cuales pueden no ser compatibles con la web</w:t>
      </w:r>
    </w:p>
    <w:p w14:paraId="0190C739" w14:textId="2AA65647" w:rsidR="00C92291" w:rsidRPr="00050143" w:rsidRDefault="00C92291" w:rsidP="00C92291">
      <w:pPr>
        <w:pStyle w:val="Prrafodelista"/>
        <w:numPr>
          <w:ilvl w:val="0"/>
          <w:numId w:val="35"/>
        </w:numPr>
        <w:rPr>
          <w:lang w:val="es-CO"/>
          <w:rPrChange w:id="368" w:author="Farid Eliecer Ureche Lopez" w:date="2019-10-13T21:23:00Z">
            <w:rPr>
              <w:rFonts w:ascii="Arial" w:hAnsi="Arial" w:cs="Arial"/>
              <w:lang w:val="es-CO"/>
            </w:rPr>
          </w:rPrChange>
        </w:rPr>
      </w:pPr>
      <w:r w:rsidRPr="00050143">
        <w:rPr>
          <w:lang w:val="es-CO"/>
          <w:rPrChange w:id="369" w:author="Farid Eliecer Ureche Lopez" w:date="2019-10-13T21:23:00Z">
            <w:rPr>
              <w:rFonts w:ascii="Arial" w:hAnsi="Arial" w:cs="Arial"/>
              <w:lang w:val="es-CO"/>
            </w:rPr>
          </w:rPrChange>
        </w:rPr>
        <w:t xml:space="preserve">Audit </w:t>
      </w:r>
      <w:proofErr w:type="spellStart"/>
      <w:r w:rsidRPr="00050143">
        <w:rPr>
          <w:lang w:val="es-CO"/>
          <w:rPrChange w:id="370" w:author="Farid Eliecer Ureche Lopez" w:date="2019-10-13T21:23:00Z">
            <w:rPr>
              <w:rFonts w:ascii="Arial" w:hAnsi="Arial" w:cs="Arial"/>
              <w:lang w:val="es-CO"/>
            </w:rPr>
          </w:rPrChange>
        </w:rPr>
        <w:t>logging</w:t>
      </w:r>
      <w:proofErr w:type="spellEnd"/>
    </w:p>
    <w:p w14:paraId="3A08CB0E" w14:textId="5579B17D" w:rsidR="00C92291" w:rsidRPr="00050143" w:rsidRDefault="002648C9" w:rsidP="00C92291">
      <w:pPr>
        <w:pStyle w:val="Prrafodelista"/>
        <w:numPr>
          <w:ilvl w:val="1"/>
          <w:numId w:val="35"/>
        </w:numPr>
        <w:rPr>
          <w:lang w:val="es-CO"/>
          <w:rPrChange w:id="371" w:author="Farid Eliecer Ureche Lopez" w:date="2019-10-13T21:23:00Z">
            <w:rPr>
              <w:rFonts w:ascii="Arial" w:hAnsi="Arial" w:cs="Arial"/>
              <w:lang w:val="es-CO"/>
            </w:rPr>
          </w:rPrChange>
        </w:rPr>
      </w:pPr>
      <w:proofErr w:type="spellStart"/>
      <w:r w:rsidRPr="00050143">
        <w:rPr>
          <w:color w:val="333333"/>
          <w:shd w:val="clear" w:color="auto" w:fill="FFFFFF"/>
          <w:rPrChange w:id="372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Capturar</w:t>
      </w:r>
      <w:proofErr w:type="spellEnd"/>
      <w:r w:rsidRPr="00050143">
        <w:rPr>
          <w:color w:val="333333"/>
          <w:shd w:val="clear" w:color="auto" w:fill="FFFFFF"/>
          <w:rPrChange w:id="373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 xml:space="preserve"> las </w:t>
      </w:r>
      <w:proofErr w:type="spellStart"/>
      <w:r w:rsidRPr="00050143">
        <w:rPr>
          <w:color w:val="333333"/>
          <w:shd w:val="clear" w:color="auto" w:fill="FFFFFF"/>
          <w:rPrChange w:id="374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acciones</w:t>
      </w:r>
      <w:proofErr w:type="spellEnd"/>
      <w:r w:rsidRPr="00050143">
        <w:rPr>
          <w:color w:val="333333"/>
          <w:shd w:val="clear" w:color="auto" w:fill="FFFFFF"/>
          <w:rPrChange w:id="375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 xml:space="preserve"> </w:t>
      </w:r>
      <w:proofErr w:type="spellStart"/>
      <w:r w:rsidRPr="00050143">
        <w:rPr>
          <w:color w:val="333333"/>
          <w:shd w:val="clear" w:color="auto" w:fill="FFFFFF"/>
          <w:rPrChange w:id="376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r</w:t>
      </w:r>
      <w:r w:rsidR="00C92291" w:rsidRPr="00050143">
        <w:rPr>
          <w:color w:val="333333"/>
          <w:shd w:val="clear" w:color="auto" w:fill="FFFFFF"/>
          <w:rPrChange w:id="377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ealizad</w:t>
      </w:r>
      <w:r w:rsidRPr="00050143">
        <w:rPr>
          <w:color w:val="333333"/>
          <w:shd w:val="clear" w:color="auto" w:fill="FFFFFF"/>
          <w:rPrChange w:id="378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as</w:t>
      </w:r>
      <w:proofErr w:type="spellEnd"/>
      <w:r w:rsidRPr="00050143">
        <w:rPr>
          <w:color w:val="333333"/>
          <w:shd w:val="clear" w:color="auto" w:fill="FFFFFF"/>
          <w:rPrChange w:id="379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 xml:space="preserve"> por</w:t>
      </w:r>
      <w:r w:rsidR="00C92291" w:rsidRPr="00050143">
        <w:rPr>
          <w:color w:val="333333"/>
          <w:shd w:val="clear" w:color="auto" w:fill="FFFFFF"/>
          <w:rPrChange w:id="380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 xml:space="preserve"> un </w:t>
      </w:r>
      <w:proofErr w:type="spellStart"/>
      <w:r w:rsidR="00C92291" w:rsidRPr="00050143">
        <w:rPr>
          <w:color w:val="333333"/>
          <w:shd w:val="clear" w:color="auto" w:fill="FFFFFF"/>
          <w:rPrChange w:id="381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usuari</w:t>
      </w:r>
      <w:r w:rsidRPr="00050143">
        <w:rPr>
          <w:color w:val="333333"/>
          <w:shd w:val="clear" w:color="auto" w:fill="FFFFFF"/>
          <w:rPrChange w:id="382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o</w:t>
      </w:r>
      <w:proofErr w:type="spellEnd"/>
      <w:r w:rsidRPr="00050143">
        <w:rPr>
          <w:color w:val="333333"/>
          <w:shd w:val="clear" w:color="auto" w:fill="FFFFFF"/>
          <w:rPrChange w:id="383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 xml:space="preserve"> al </w:t>
      </w:r>
      <w:proofErr w:type="spellStart"/>
      <w:r w:rsidRPr="00050143">
        <w:rPr>
          <w:color w:val="333333"/>
          <w:shd w:val="clear" w:color="auto" w:fill="FFFFFF"/>
          <w:rPrChange w:id="384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interactuar</w:t>
      </w:r>
      <w:proofErr w:type="spellEnd"/>
      <w:r w:rsidRPr="00050143">
        <w:rPr>
          <w:color w:val="333333"/>
          <w:shd w:val="clear" w:color="auto" w:fill="FFFFFF"/>
          <w:rPrChange w:id="385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 xml:space="preserve"> con los </w:t>
      </w:r>
      <w:proofErr w:type="spellStart"/>
      <w:r w:rsidRPr="00050143">
        <w:rPr>
          <w:color w:val="333333"/>
          <w:shd w:val="clear" w:color="auto" w:fill="FFFFFF"/>
          <w:rPrChange w:id="386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servicios</w:t>
      </w:r>
      <w:proofErr w:type="spellEnd"/>
      <w:r w:rsidR="00C92291" w:rsidRPr="00050143">
        <w:rPr>
          <w:color w:val="333333"/>
          <w:shd w:val="clear" w:color="auto" w:fill="FFFFFF"/>
          <w:rPrChange w:id="387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.</w:t>
      </w:r>
    </w:p>
    <w:p w14:paraId="37338285" w14:textId="2545AA7D" w:rsidR="00375410" w:rsidRPr="00050143" w:rsidRDefault="00375410" w:rsidP="00375410">
      <w:pPr>
        <w:pStyle w:val="Prrafodelista"/>
        <w:numPr>
          <w:ilvl w:val="0"/>
          <w:numId w:val="35"/>
        </w:numPr>
        <w:rPr>
          <w:lang w:val="es-CO"/>
          <w:rPrChange w:id="388" w:author="Farid Eliecer Ureche Lopez" w:date="2019-10-13T21:23:00Z">
            <w:rPr>
              <w:rFonts w:ascii="Arial" w:hAnsi="Arial" w:cs="Arial"/>
              <w:lang w:val="es-CO"/>
            </w:rPr>
          </w:rPrChange>
        </w:rPr>
      </w:pPr>
      <w:r w:rsidRPr="00050143">
        <w:rPr>
          <w:lang w:val="es-CO"/>
          <w:rPrChange w:id="389" w:author="Farid Eliecer Ureche Lopez" w:date="2019-10-13T21:23:00Z">
            <w:rPr>
              <w:rFonts w:ascii="Arial" w:hAnsi="Arial" w:cs="Arial"/>
              <w:lang w:val="es-CO"/>
            </w:rPr>
          </w:rPrChange>
        </w:rPr>
        <w:t xml:space="preserve">Single </w:t>
      </w:r>
      <w:proofErr w:type="spellStart"/>
      <w:r w:rsidRPr="00050143">
        <w:rPr>
          <w:lang w:val="es-CO"/>
          <w:rPrChange w:id="390" w:author="Farid Eliecer Ureche Lopez" w:date="2019-10-13T21:23:00Z">
            <w:rPr>
              <w:rFonts w:ascii="Arial" w:hAnsi="Arial" w:cs="Arial"/>
              <w:lang w:val="es-CO"/>
            </w:rPr>
          </w:rPrChange>
        </w:rPr>
        <w:t>Service</w:t>
      </w:r>
      <w:proofErr w:type="spellEnd"/>
      <w:r w:rsidRPr="00050143">
        <w:rPr>
          <w:lang w:val="es-CO"/>
          <w:rPrChange w:id="391" w:author="Farid Eliecer Ureche Lopez" w:date="2019-10-13T21:23:00Z">
            <w:rPr>
              <w:rFonts w:ascii="Arial" w:hAnsi="Arial" w:cs="Arial"/>
              <w:lang w:val="es-CO"/>
            </w:rPr>
          </w:rPrChange>
        </w:rPr>
        <w:t xml:space="preserve"> </w:t>
      </w:r>
      <w:proofErr w:type="spellStart"/>
      <w:r w:rsidRPr="00050143">
        <w:rPr>
          <w:lang w:val="es-CO"/>
          <w:rPrChange w:id="392" w:author="Farid Eliecer Ureche Lopez" w:date="2019-10-13T21:23:00Z">
            <w:rPr>
              <w:rFonts w:ascii="Arial" w:hAnsi="Arial" w:cs="Arial"/>
              <w:lang w:val="es-CO"/>
            </w:rPr>
          </w:rPrChange>
        </w:rPr>
        <w:t>Instance</w:t>
      </w:r>
      <w:proofErr w:type="spellEnd"/>
      <w:r w:rsidRPr="00050143">
        <w:rPr>
          <w:lang w:val="es-CO"/>
          <w:rPrChange w:id="393" w:author="Farid Eliecer Ureche Lopez" w:date="2019-10-13T21:23:00Z">
            <w:rPr>
              <w:rFonts w:ascii="Arial" w:hAnsi="Arial" w:cs="Arial"/>
              <w:lang w:val="es-CO"/>
            </w:rPr>
          </w:rPrChange>
        </w:rPr>
        <w:t xml:space="preserve"> per Host</w:t>
      </w:r>
    </w:p>
    <w:p w14:paraId="1FF380FC" w14:textId="287C97E5" w:rsidR="00375410" w:rsidRPr="00050143" w:rsidRDefault="00D33EF4" w:rsidP="00375410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394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395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Independencia con la </w:t>
      </w:r>
      <w:r w:rsidR="00375410" w:rsidRPr="00050143">
        <w:rPr>
          <w:color w:val="333333"/>
          <w:lang w:val="es-CO" w:eastAsia="es-CO"/>
          <w:rPrChange w:id="396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variedad de </w:t>
      </w:r>
      <w:r w:rsidRPr="00050143">
        <w:rPr>
          <w:color w:val="333333"/>
          <w:lang w:val="es-CO" w:eastAsia="es-CO"/>
          <w:rPrChange w:id="397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lenguajes</w:t>
      </w:r>
      <w:r w:rsidR="00375410" w:rsidRPr="00050143">
        <w:rPr>
          <w:color w:val="333333"/>
          <w:lang w:val="es-CO" w:eastAsia="es-CO"/>
          <w:rPrChange w:id="398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, </w:t>
      </w:r>
      <w:proofErr w:type="spellStart"/>
      <w:r w:rsidRPr="00050143">
        <w:rPr>
          <w:color w:val="333333"/>
          <w:lang w:val="es-CO" w:eastAsia="es-CO"/>
          <w:rPrChange w:id="399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frameware</w:t>
      </w:r>
      <w:proofErr w:type="spellEnd"/>
      <w:r w:rsidR="00375410" w:rsidRPr="00050143">
        <w:rPr>
          <w:color w:val="333333"/>
          <w:lang w:val="es-CO" w:eastAsia="es-CO"/>
          <w:rPrChange w:id="400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 y versiones de </w:t>
      </w:r>
      <w:proofErr w:type="spellStart"/>
      <w:r w:rsidRPr="00050143">
        <w:rPr>
          <w:color w:val="333333"/>
          <w:lang w:val="es-CO" w:eastAsia="es-CO"/>
          <w:rPrChange w:id="401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framewares</w:t>
      </w:r>
      <w:proofErr w:type="spellEnd"/>
      <w:r w:rsidRPr="00050143">
        <w:rPr>
          <w:color w:val="333333"/>
          <w:lang w:val="es-CO" w:eastAsia="es-CO"/>
          <w:rPrChange w:id="402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, utilizadas en el desarrollo de microservicios.</w:t>
      </w:r>
    </w:p>
    <w:p w14:paraId="5BA80269" w14:textId="148817D7" w:rsidR="00375410" w:rsidRPr="00050143" w:rsidRDefault="00D33EF4" w:rsidP="00375410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403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404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Permitir la utilización</w:t>
      </w:r>
      <w:r w:rsidR="00375410" w:rsidRPr="00050143">
        <w:rPr>
          <w:color w:val="333333"/>
          <w:lang w:val="es-CO" w:eastAsia="es-CO"/>
          <w:rPrChange w:id="405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 de múltiples instancias de servicio para rendimiento y disponibilidad</w:t>
      </w:r>
      <w:r w:rsidRPr="00050143">
        <w:rPr>
          <w:color w:val="333333"/>
          <w:lang w:val="es-CO" w:eastAsia="es-CO"/>
          <w:rPrChange w:id="406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.</w:t>
      </w:r>
    </w:p>
    <w:p w14:paraId="57715F31" w14:textId="48FFB323" w:rsidR="00375410" w:rsidRPr="00050143" w:rsidRDefault="00D33EF4" w:rsidP="00375410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407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408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Permitir que e</w:t>
      </w:r>
      <w:r w:rsidR="00375410" w:rsidRPr="00050143">
        <w:rPr>
          <w:color w:val="333333"/>
          <w:lang w:val="es-CO" w:eastAsia="es-CO"/>
          <w:rPrChange w:id="409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l servicio </w:t>
      </w:r>
      <w:r w:rsidRPr="00050143">
        <w:rPr>
          <w:color w:val="333333"/>
          <w:lang w:val="es-CO" w:eastAsia="es-CO"/>
          <w:rPrChange w:id="410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pueda </w:t>
      </w:r>
      <w:r w:rsidR="00375410" w:rsidRPr="00050143">
        <w:rPr>
          <w:color w:val="333333"/>
          <w:lang w:val="es-CO" w:eastAsia="es-CO"/>
          <w:rPrChange w:id="411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ser desplegable y escalable independientemente</w:t>
      </w:r>
      <w:r w:rsidRPr="00050143">
        <w:rPr>
          <w:color w:val="333333"/>
          <w:lang w:val="es-CO" w:eastAsia="es-CO"/>
          <w:rPrChange w:id="412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.</w:t>
      </w:r>
    </w:p>
    <w:p w14:paraId="30B35D8A" w14:textId="6A0DEF41" w:rsidR="00375410" w:rsidRPr="00050143" w:rsidRDefault="00D33EF4" w:rsidP="00375410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413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414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Proporcionar agilidad al</w:t>
      </w:r>
      <w:r w:rsidR="00375410" w:rsidRPr="00050143">
        <w:rPr>
          <w:color w:val="333333"/>
          <w:lang w:val="es-CO" w:eastAsia="es-CO"/>
          <w:rPrChange w:id="415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 construir e implementar un servicio</w:t>
      </w:r>
      <w:r w:rsidRPr="00050143">
        <w:rPr>
          <w:color w:val="333333"/>
          <w:lang w:val="es-CO" w:eastAsia="es-CO"/>
          <w:rPrChange w:id="416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.</w:t>
      </w:r>
    </w:p>
    <w:p w14:paraId="4A5F1F75" w14:textId="057BF38B" w:rsidR="00375410" w:rsidRPr="00050143" w:rsidRDefault="00D33EF4" w:rsidP="00375410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417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418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Permitir </w:t>
      </w:r>
      <w:r w:rsidR="00375410" w:rsidRPr="00050143">
        <w:rPr>
          <w:color w:val="333333"/>
          <w:lang w:val="es-CO" w:eastAsia="es-CO"/>
          <w:rPrChange w:id="419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una implementación confiable</w:t>
      </w:r>
      <w:r w:rsidRPr="00050143">
        <w:rPr>
          <w:color w:val="333333"/>
          <w:lang w:val="es-CO" w:eastAsia="es-CO"/>
          <w:rPrChange w:id="420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.</w:t>
      </w:r>
    </w:p>
    <w:p w14:paraId="4D36D90E" w14:textId="1D4CFF2D" w:rsidR="00375410" w:rsidRPr="00DE2E0B" w:rsidRDefault="00375410" w:rsidP="00375410">
      <w:pPr>
        <w:pStyle w:val="Prrafodelista"/>
        <w:numPr>
          <w:ilvl w:val="0"/>
          <w:numId w:val="35"/>
        </w:numPr>
        <w:rPr>
          <w:lang w:val="es-CO"/>
          <w:rPrChange w:id="421" w:author="Farid Eliecer Ureche Lopez" w:date="2019-10-14T15:46:00Z">
            <w:rPr>
              <w:rFonts w:ascii="Arial" w:hAnsi="Arial" w:cs="Arial"/>
              <w:lang w:val="es-CO"/>
            </w:rPr>
          </w:rPrChange>
        </w:rPr>
      </w:pPr>
      <w:r w:rsidRPr="00DE2E0B">
        <w:rPr>
          <w:lang w:val="es-CO"/>
          <w:rPrChange w:id="422" w:author="Farid Eliecer Ureche Lopez" w:date="2019-10-14T15:46:00Z">
            <w:rPr>
              <w:rFonts w:ascii="Arial" w:hAnsi="Arial" w:cs="Arial"/>
              <w:lang w:val="es-CO"/>
            </w:rPr>
          </w:rPrChange>
        </w:rPr>
        <w:t>Access token</w:t>
      </w:r>
    </w:p>
    <w:p w14:paraId="511853C8" w14:textId="189EFA55" w:rsidR="00375410" w:rsidRPr="00DE2E0B" w:rsidRDefault="00D33EF4" w:rsidP="00375410">
      <w:pPr>
        <w:pStyle w:val="Prrafodelista"/>
        <w:numPr>
          <w:ilvl w:val="1"/>
          <w:numId w:val="35"/>
        </w:numPr>
        <w:rPr>
          <w:lang w:val="es-CO"/>
          <w:rPrChange w:id="423" w:author="Farid Eliecer Ureche Lopez" w:date="2019-10-14T15:46:00Z">
            <w:rPr>
              <w:rFonts w:ascii="Arial" w:hAnsi="Arial" w:cs="Arial"/>
              <w:lang w:val="es-CO"/>
            </w:rPr>
          </w:rPrChange>
        </w:rPr>
      </w:pPr>
      <w:proofErr w:type="spellStart"/>
      <w:r w:rsidRPr="00DE2E0B">
        <w:rPr>
          <w:color w:val="333333"/>
          <w:shd w:val="clear" w:color="auto" w:fill="FFFFFF"/>
          <w:rPrChange w:id="424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Certificar</w:t>
      </w:r>
      <w:proofErr w:type="spellEnd"/>
      <w:r w:rsidR="00375410" w:rsidRPr="00DE2E0B">
        <w:rPr>
          <w:color w:val="333333"/>
          <w:shd w:val="clear" w:color="auto" w:fill="FFFFFF"/>
          <w:rPrChange w:id="425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 xml:space="preserve"> que un </w:t>
      </w:r>
      <w:proofErr w:type="spellStart"/>
      <w:r w:rsidR="00375410" w:rsidRPr="00DE2E0B">
        <w:rPr>
          <w:color w:val="333333"/>
          <w:shd w:val="clear" w:color="auto" w:fill="FFFFFF"/>
          <w:rPrChange w:id="426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usuario</w:t>
      </w:r>
      <w:proofErr w:type="spellEnd"/>
      <w:r w:rsidR="00375410" w:rsidRPr="00DE2E0B">
        <w:rPr>
          <w:color w:val="333333"/>
          <w:shd w:val="clear" w:color="auto" w:fill="FFFFFF"/>
          <w:rPrChange w:id="427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 xml:space="preserve"> </w:t>
      </w:r>
      <w:proofErr w:type="spellStart"/>
      <w:r w:rsidR="00375410" w:rsidRPr="00DE2E0B">
        <w:rPr>
          <w:color w:val="333333"/>
          <w:shd w:val="clear" w:color="auto" w:fill="FFFFFF"/>
          <w:rPrChange w:id="428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esté</w:t>
      </w:r>
      <w:proofErr w:type="spellEnd"/>
      <w:r w:rsidR="00375410" w:rsidRPr="00DE2E0B">
        <w:rPr>
          <w:color w:val="333333"/>
          <w:shd w:val="clear" w:color="auto" w:fill="FFFFFF"/>
          <w:rPrChange w:id="429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 xml:space="preserve"> </w:t>
      </w:r>
      <w:proofErr w:type="spellStart"/>
      <w:r w:rsidR="00375410" w:rsidRPr="00DE2E0B">
        <w:rPr>
          <w:color w:val="333333"/>
          <w:shd w:val="clear" w:color="auto" w:fill="FFFFFF"/>
          <w:rPrChange w:id="430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autorizado</w:t>
      </w:r>
      <w:proofErr w:type="spellEnd"/>
      <w:r w:rsidR="00375410" w:rsidRPr="00DE2E0B">
        <w:rPr>
          <w:color w:val="333333"/>
          <w:shd w:val="clear" w:color="auto" w:fill="FFFFFF"/>
          <w:rPrChange w:id="431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 xml:space="preserve"> para </w:t>
      </w:r>
      <w:proofErr w:type="spellStart"/>
      <w:r w:rsidR="00375410" w:rsidRPr="00DE2E0B">
        <w:rPr>
          <w:color w:val="333333"/>
          <w:shd w:val="clear" w:color="auto" w:fill="FFFFFF"/>
          <w:rPrChange w:id="432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realizar</w:t>
      </w:r>
      <w:proofErr w:type="spellEnd"/>
      <w:r w:rsidR="00375410" w:rsidRPr="00DE2E0B">
        <w:rPr>
          <w:color w:val="333333"/>
          <w:shd w:val="clear" w:color="auto" w:fill="FFFFFF"/>
          <w:rPrChange w:id="433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 xml:space="preserve"> una </w:t>
      </w:r>
      <w:proofErr w:type="spellStart"/>
      <w:r w:rsidR="00375410" w:rsidRPr="00DE2E0B">
        <w:rPr>
          <w:color w:val="333333"/>
          <w:shd w:val="clear" w:color="auto" w:fill="FFFFFF"/>
          <w:rPrChange w:id="434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operación</w:t>
      </w:r>
      <w:proofErr w:type="spellEnd"/>
      <w:r w:rsidR="00375410" w:rsidRPr="00DE2E0B">
        <w:rPr>
          <w:color w:val="333333"/>
          <w:shd w:val="clear" w:color="auto" w:fill="FFFFFF"/>
          <w:rPrChange w:id="435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shd w:val="clear" w:color="auto" w:fill="FFFFFF"/>
            </w:rPr>
          </w:rPrChange>
        </w:rPr>
        <w:t>.</w:t>
      </w:r>
    </w:p>
    <w:p w14:paraId="4DF79083" w14:textId="04829820" w:rsidR="00375410" w:rsidRPr="00DE2E0B" w:rsidRDefault="00375410" w:rsidP="00375410">
      <w:pPr>
        <w:rPr>
          <w:lang w:val="es-CO"/>
          <w:rPrChange w:id="436" w:author="Farid Eliecer Ureche Lopez" w:date="2019-10-14T15:46:00Z">
            <w:rPr>
              <w:rFonts w:ascii="Arial" w:hAnsi="Arial" w:cs="Arial"/>
              <w:lang w:val="es-CO"/>
            </w:rPr>
          </w:rPrChange>
        </w:rPr>
      </w:pPr>
    </w:p>
    <w:p w14:paraId="4571B85D" w14:textId="2DC5399F" w:rsidR="00375410" w:rsidRPr="00DE2E0B" w:rsidRDefault="00375410" w:rsidP="00375410">
      <w:pPr>
        <w:pStyle w:val="Prrafodelista"/>
        <w:numPr>
          <w:ilvl w:val="0"/>
          <w:numId w:val="35"/>
        </w:numPr>
        <w:rPr>
          <w:lang w:val="es-CO"/>
          <w:rPrChange w:id="437" w:author="Farid Eliecer Ureche Lopez" w:date="2019-10-14T15:46:00Z">
            <w:rPr>
              <w:rFonts w:ascii="Arial" w:hAnsi="Arial" w:cs="Arial"/>
              <w:lang w:val="es-CO"/>
            </w:rPr>
          </w:rPrChange>
        </w:rPr>
      </w:pPr>
      <w:r w:rsidRPr="00DE2E0B">
        <w:rPr>
          <w:lang w:val="es-CO"/>
          <w:rPrChange w:id="438" w:author="Farid Eliecer Ureche Lopez" w:date="2019-10-14T15:46:00Z">
            <w:rPr>
              <w:rFonts w:ascii="Arial" w:hAnsi="Arial" w:cs="Arial"/>
              <w:lang w:val="es-CO"/>
            </w:rPr>
          </w:rPrChange>
        </w:rPr>
        <w:t xml:space="preserve">3rd </w:t>
      </w:r>
      <w:proofErr w:type="spellStart"/>
      <w:r w:rsidRPr="00DE2E0B">
        <w:rPr>
          <w:lang w:val="es-CO"/>
          <w:rPrChange w:id="439" w:author="Farid Eliecer Ureche Lopez" w:date="2019-10-14T15:46:00Z">
            <w:rPr>
              <w:rFonts w:ascii="Arial" w:hAnsi="Arial" w:cs="Arial"/>
              <w:lang w:val="es-CO"/>
            </w:rPr>
          </w:rPrChange>
        </w:rPr>
        <w:t>Party</w:t>
      </w:r>
      <w:proofErr w:type="spellEnd"/>
      <w:r w:rsidRPr="00DE2E0B">
        <w:rPr>
          <w:lang w:val="es-CO"/>
          <w:rPrChange w:id="440" w:author="Farid Eliecer Ureche Lopez" w:date="2019-10-14T15:46:00Z">
            <w:rPr>
              <w:rFonts w:ascii="Arial" w:hAnsi="Arial" w:cs="Arial"/>
              <w:lang w:val="es-CO"/>
            </w:rPr>
          </w:rPrChange>
        </w:rPr>
        <w:t xml:space="preserve"> </w:t>
      </w:r>
      <w:proofErr w:type="spellStart"/>
      <w:r w:rsidRPr="00DE2E0B">
        <w:rPr>
          <w:lang w:val="es-CO"/>
          <w:rPrChange w:id="441" w:author="Farid Eliecer Ureche Lopez" w:date="2019-10-14T15:46:00Z">
            <w:rPr>
              <w:rFonts w:ascii="Arial" w:hAnsi="Arial" w:cs="Arial"/>
              <w:lang w:val="es-CO"/>
            </w:rPr>
          </w:rPrChange>
        </w:rPr>
        <w:t>Registration</w:t>
      </w:r>
      <w:proofErr w:type="spellEnd"/>
    </w:p>
    <w:p w14:paraId="398D848C" w14:textId="2DB6F2A6" w:rsidR="00375410" w:rsidRPr="00DE2E0B" w:rsidRDefault="00D33EF4" w:rsidP="00375410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442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DE2E0B">
        <w:rPr>
          <w:color w:val="333333"/>
          <w:lang w:val="es-CO" w:eastAsia="es-CO"/>
          <w:rPrChange w:id="443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Permitir que a las </w:t>
      </w:r>
      <w:r w:rsidR="00375410" w:rsidRPr="00DE2E0B">
        <w:rPr>
          <w:color w:val="333333"/>
          <w:lang w:val="es-CO" w:eastAsia="es-CO"/>
          <w:rPrChange w:id="444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instancias de servicio registrarse al inicio y </w:t>
      </w:r>
      <w:r w:rsidRPr="00DE2E0B">
        <w:rPr>
          <w:color w:val="333333"/>
          <w:lang w:val="es-CO" w:eastAsia="es-CO"/>
          <w:rPrChange w:id="445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desligarse</w:t>
      </w:r>
      <w:r w:rsidR="00375410" w:rsidRPr="00DE2E0B">
        <w:rPr>
          <w:color w:val="333333"/>
          <w:lang w:val="es-CO" w:eastAsia="es-CO"/>
          <w:rPrChange w:id="446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 al apagar</w:t>
      </w:r>
      <w:r w:rsidRPr="00DE2E0B">
        <w:rPr>
          <w:color w:val="333333"/>
          <w:lang w:val="es-CO" w:eastAsia="es-CO"/>
          <w:rPrChange w:id="447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.</w:t>
      </w:r>
    </w:p>
    <w:p w14:paraId="6551F68D" w14:textId="77777777" w:rsidR="00375410" w:rsidRPr="00DE2E0B" w:rsidRDefault="00375410" w:rsidP="00375410">
      <w:pPr>
        <w:pStyle w:val="Prrafodelista"/>
        <w:numPr>
          <w:ilvl w:val="0"/>
          <w:numId w:val="35"/>
        </w:numPr>
        <w:rPr>
          <w:lang w:val="es-CO"/>
          <w:rPrChange w:id="448" w:author="Farid Eliecer Ureche Lopez" w:date="2019-10-14T15:46:00Z">
            <w:rPr>
              <w:rFonts w:ascii="Arial" w:hAnsi="Arial" w:cs="Arial"/>
              <w:lang w:val="es-CO"/>
            </w:rPr>
          </w:rPrChange>
        </w:rPr>
      </w:pPr>
      <w:r w:rsidRPr="00DE2E0B">
        <w:rPr>
          <w:lang w:val="es-CO"/>
          <w:rPrChange w:id="449" w:author="Farid Eliecer Ureche Lopez" w:date="2019-10-14T15:46:00Z">
            <w:rPr>
              <w:rFonts w:ascii="Arial" w:hAnsi="Arial" w:cs="Arial"/>
              <w:lang w:val="es-CO"/>
            </w:rPr>
          </w:rPrChange>
        </w:rPr>
        <w:t>Server-</w:t>
      </w:r>
      <w:proofErr w:type="spellStart"/>
      <w:r w:rsidRPr="00DE2E0B">
        <w:rPr>
          <w:lang w:val="es-CO"/>
          <w:rPrChange w:id="450" w:author="Farid Eliecer Ureche Lopez" w:date="2019-10-14T15:46:00Z">
            <w:rPr>
              <w:rFonts w:ascii="Arial" w:hAnsi="Arial" w:cs="Arial"/>
              <w:lang w:val="es-CO"/>
            </w:rPr>
          </w:rPrChange>
        </w:rPr>
        <w:t>side</w:t>
      </w:r>
      <w:proofErr w:type="spellEnd"/>
      <w:r w:rsidRPr="00DE2E0B">
        <w:rPr>
          <w:lang w:val="es-CO"/>
          <w:rPrChange w:id="451" w:author="Farid Eliecer Ureche Lopez" w:date="2019-10-14T15:46:00Z">
            <w:rPr>
              <w:rFonts w:ascii="Arial" w:hAnsi="Arial" w:cs="Arial"/>
              <w:lang w:val="es-CO"/>
            </w:rPr>
          </w:rPrChange>
        </w:rPr>
        <w:t xml:space="preserve"> </w:t>
      </w:r>
      <w:proofErr w:type="spellStart"/>
      <w:r w:rsidRPr="00DE2E0B">
        <w:rPr>
          <w:lang w:val="es-CO"/>
          <w:rPrChange w:id="452" w:author="Farid Eliecer Ureche Lopez" w:date="2019-10-14T15:46:00Z">
            <w:rPr>
              <w:rFonts w:ascii="Arial" w:hAnsi="Arial" w:cs="Arial"/>
              <w:lang w:val="es-CO"/>
            </w:rPr>
          </w:rPrChange>
        </w:rPr>
        <w:t>service</w:t>
      </w:r>
      <w:proofErr w:type="spellEnd"/>
      <w:r w:rsidRPr="00DE2E0B">
        <w:rPr>
          <w:lang w:val="es-CO"/>
          <w:rPrChange w:id="453" w:author="Farid Eliecer Ureche Lopez" w:date="2019-10-14T15:46:00Z">
            <w:rPr>
              <w:rFonts w:ascii="Arial" w:hAnsi="Arial" w:cs="Arial"/>
              <w:lang w:val="es-CO"/>
            </w:rPr>
          </w:rPrChange>
        </w:rPr>
        <w:t xml:space="preserve"> </w:t>
      </w:r>
      <w:proofErr w:type="spellStart"/>
      <w:r w:rsidRPr="00DE2E0B">
        <w:rPr>
          <w:lang w:val="es-CO"/>
          <w:rPrChange w:id="454" w:author="Farid Eliecer Ureche Lopez" w:date="2019-10-14T15:46:00Z">
            <w:rPr>
              <w:rFonts w:ascii="Arial" w:hAnsi="Arial" w:cs="Arial"/>
              <w:lang w:val="es-CO"/>
            </w:rPr>
          </w:rPrChange>
        </w:rPr>
        <w:t>discovery</w:t>
      </w:r>
      <w:proofErr w:type="spellEnd"/>
    </w:p>
    <w:p w14:paraId="6D07D075" w14:textId="77777777" w:rsidR="00375410" w:rsidRPr="00DE2E0B" w:rsidRDefault="00375410" w:rsidP="00375410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455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DE2E0B">
        <w:rPr>
          <w:color w:val="333333"/>
          <w:lang w:val="es-CO" w:eastAsia="es-CO"/>
          <w:rPrChange w:id="456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El número de instancias de servicios y sus ubicaciones cambia dinámicamente.</w:t>
      </w:r>
    </w:p>
    <w:p w14:paraId="5FD509F2" w14:textId="77777777" w:rsidR="00375410" w:rsidRPr="00DE2E0B" w:rsidRDefault="00375410" w:rsidP="00375410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lang w:val="es-CO" w:eastAsia="es-CO"/>
          <w:rPrChange w:id="457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r w:rsidRPr="00DE2E0B">
        <w:rPr>
          <w:color w:val="333333"/>
          <w:lang w:val="es-CO" w:eastAsia="es-CO"/>
          <w:rPrChange w:id="458" w:author="Farid Eliecer Ureche Lopez" w:date="2019-10-14T15:46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Las máquinas virtuales y los contenedores suelen tener asignadas direcciones IP dinámicas.</w:t>
      </w:r>
    </w:p>
    <w:p w14:paraId="2112AB1D" w14:textId="2C05855B" w:rsidR="00375410" w:rsidRPr="00B02C34" w:rsidRDefault="00375410" w:rsidP="005E5AE2">
      <w:pPr>
        <w:widowControl/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ins w:id="459" w:author="Farid Eliecer Ureche Lopez" w:date="2019-10-14T17:18:00Z"/>
          <w:lang w:val="es-CO"/>
          <w:rPrChange w:id="460" w:author="Farid Eliecer Ureche Lopez" w:date="2019-10-14T17:18:00Z">
            <w:rPr>
              <w:ins w:id="461" w:author="Farid Eliecer Ureche Lopez" w:date="2019-10-14T17:18:00Z"/>
              <w:color w:val="333333"/>
              <w:lang w:val="es-CO" w:eastAsia="es-CO"/>
            </w:rPr>
          </w:rPrChange>
        </w:rPr>
      </w:pPr>
      <w:r w:rsidRPr="00050143">
        <w:rPr>
          <w:color w:val="333333"/>
          <w:lang w:val="es-CO" w:eastAsia="es-CO"/>
          <w:rPrChange w:id="462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lastRenderedPageBreak/>
        <w:t xml:space="preserve">El número de instancias de servicios puede variar dinámicamente. Por ejemplo, un grupo de </w:t>
      </w:r>
      <w:proofErr w:type="spellStart"/>
      <w:r w:rsidRPr="00050143">
        <w:rPr>
          <w:color w:val="333333"/>
          <w:lang w:val="es-CO" w:eastAsia="es-CO"/>
          <w:rPrChange w:id="463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autoescalado</w:t>
      </w:r>
      <w:proofErr w:type="spellEnd"/>
      <w:r w:rsidRPr="00050143">
        <w:rPr>
          <w:color w:val="333333"/>
          <w:lang w:val="es-CO" w:eastAsia="es-CO"/>
          <w:rPrChange w:id="464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 xml:space="preserve"> EC2 ajusta el número de instancias en función de la carga.</w:t>
      </w:r>
    </w:p>
    <w:p w14:paraId="6AD9C6ED" w14:textId="5F25AE1B" w:rsidR="00B02C34" w:rsidRDefault="00B02C34" w:rsidP="00B02C34">
      <w:pPr>
        <w:widowControl/>
        <w:shd w:val="clear" w:color="auto" w:fill="FFFFFF"/>
        <w:spacing w:before="100" w:beforeAutospacing="1" w:after="100" w:afterAutospacing="1" w:line="240" w:lineRule="auto"/>
        <w:ind w:left="1440"/>
        <w:rPr>
          <w:ins w:id="465" w:author="Farid Eliecer Ureche Lopez" w:date="2019-10-14T17:19:00Z"/>
          <w:color w:val="333333"/>
          <w:lang w:val="es-CO" w:eastAsia="es-CO"/>
        </w:rPr>
      </w:pPr>
    </w:p>
    <w:p w14:paraId="43951E0C" w14:textId="0B92EC45" w:rsidR="00B02C34" w:rsidRPr="00B02C34" w:rsidRDefault="00B02C34" w:rsidP="00B02C34">
      <w:pPr>
        <w:widowControl/>
        <w:shd w:val="clear" w:color="auto" w:fill="FFFFFF"/>
        <w:spacing w:before="100" w:beforeAutospacing="1" w:after="100" w:afterAutospacing="1" w:line="240" w:lineRule="auto"/>
        <w:ind w:left="1440"/>
        <w:jc w:val="center"/>
        <w:rPr>
          <w:ins w:id="466" w:author="Farid Eliecer Ureche Lopez" w:date="2019-10-14T17:19:00Z"/>
          <w:b/>
          <w:bCs/>
          <w:color w:val="333333"/>
          <w:lang w:val="es-CO" w:eastAsia="es-CO"/>
          <w:rPrChange w:id="467" w:author="Farid Eliecer Ureche Lopez" w:date="2019-10-14T17:20:00Z">
            <w:rPr>
              <w:ins w:id="468" w:author="Farid Eliecer Ureche Lopez" w:date="2019-10-14T17:19:00Z"/>
              <w:color w:val="333333"/>
              <w:lang w:val="es-CO" w:eastAsia="es-CO"/>
            </w:rPr>
          </w:rPrChange>
        </w:rPr>
      </w:pPr>
      <w:ins w:id="469" w:author="Farid Eliecer Ureche Lopez" w:date="2019-10-14T17:19:00Z">
        <w:r w:rsidRPr="00B02C34">
          <w:rPr>
            <w:b/>
            <w:bCs/>
            <w:color w:val="333333"/>
            <w:lang w:val="es-CO" w:eastAsia="es-CO"/>
            <w:rPrChange w:id="470" w:author="Farid Eliecer Ureche Lopez" w:date="2019-10-14T17:20:00Z">
              <w:rPr>
                <w:color w:val="333333"/>
                <w:lang w:val="es-CO" w:eastAsia="es-CO"/>
              </w:rPr>
            </w:rPrChange>
          </w:rPr>
          <w:t>TRADE OFF</w:t>
        </w:r>
      </w:ins>
    </w:p>
    <w:p w14:paraId="1E7ECB44" w14:textId="61D942E0" w:rsidR="00B02C34" w:rsidRPr="00050143" w:rsidRDefault="00B02C34" w:rsidP="00B02C34">
      <w:pPr>
        <w:widowControl/>
        <w:shd w:val="clear" w:color="auto" w:fill="FFFFFF"/>
        <w:spacing w:before="100" w:beforeAutospacing="1" w:after="100" w:afterAutospacing="1" w:line="240" w:lineRule="auto"/>
        <w:rPr>
          <w:lang w:val="es-CO"/>
          <w:rPrChange w:id="471" w:author="Farid Eliecer Ureche Lopez" w:date="2019-10-13T21:23:00Z">
            <w:rPr>
              <w:rFonts w:ascii="Arial" w:hAnsi="Arial" w:cs="Arial"/>
              <w:lang w:val="es-CO"/>
            </w:rPr>
          </w:rPrChange>
        </w:rPr>
        <w:pPrChange w:id="472" w:author="Farid Eliecer Ureche Lopez" w:date="2019-10-14T17:19:00Z">
          <w:pPr>
            <w:widowControl/>
            <w:numPr>
              <w:ilvl w:val="1"/>
              <w:numId w:val="35"/>
            </w:numPr>
            <w:shd w:val="clear" w:color="auto" w:fill="FFFFFF"/>
            <w:spacing w:before="100" w:beforeAutospacing="1" w:after="100" w:afterAutospacing="1" w:line="240" w:lineRule="auto"/>
            <w:ind w:left="1440" w:hanging="360"/>
          </w:pPr>
        </w:pPrChange>
      </w:pPr>
      <w:ins w:id="473" w:author="Farid Eliecer Ureche Lopez" w:date="2019-10-14T17:19:00Z">
        <w:r>
          <w:rPr>
            <w:noProof/>
          </w:rPr>
          <w:drawing>
            <wp:inline distT="0" distB="0" distL="0" distR="0" wp14:anchorId="66E77EC3" wp14:editId="0525F92E">
              <wp:extent cx="5943600" cy="2197100"/>
              <wp:effectExtent l="0" t="0" r="0" b="0"/>
              <wp:docPr id="11" name="Imagen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197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7C72BB" w14:textId="51D8B5E5" w:rsidR="006C46E1" w:rsidRDefault="006C46E1" w:rsidP="006C46E1">
      <w:pPr>
        <w:widowControl/>
        <w:shd w:val="clear" w:color="auto" w:fill="FFFFFF"/>
        <w:spacing w:before="100" w:beforeAutospacing="1" w:after="100" w:afterAutospacing="1" w:line="240" w:lineRule="auto"/>
        <w:rPr>
          <w:ins w:id="474" w:author="Farid Eliecer Ureche Lopez" w:date="2019-10-13T21:26:00Z"/>
          <w:color w:val="333333"/>
          <w:lang w:val="es-CO" w:eastAsia="es-CO"/>
        </w:rPr>
      </w:pPr>
      <w:r w:rsidRPr="00050143">
        <w:rPr>
          <w:color w:val="333333"/>
          <w:lang w:val="es-CO" w:eastAsia="es-CO"/>
          <w:rPrChange w:id="475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  <w:t>Consecuencias:</w:t>
      </w:r>
    </w:p>
    <w:p w14:paraId="01C6E8BD" w14:textId="47AA9D77" w:rsidR="00D14995" w:rsidRPr="00050143" w:rsidRDefault="00D14995" w:rsidP="006C46E1">
      <w:pPr>
        <w:widowControl/>
        <w:shd w:val="clear" w:color="auto" w:fill="FFFFFF"/>
        <w:spacing w:before="100" w:beforeAutospacing="1" w:after="100" w:afterAutospacing="1" w:line="240" w:lineRule="auto"/>
        <w:rPr>
          <w:color w:val="333333"/>
          <w:u w:val="single"/>
          <w:lang w:val="es-CO" w:eastAsia="es-CO"/>
          <w:rPrChange w:id="476" w:author="Farid Eliecer Ureche Lopez" w:date="2019-10-13T21:23:00Z">
            <w:rPr>
              <w:rFonts w:ascii="Helvetica" w:hAnsi="Helvetica" w:cs="Helvetica"/>
              <w:color w:val="333333"/>
              <w:sz w:val="21"/>
              <w:szCs w:val="21"/>
              <w:lang w:val="es-CO" w:eastAsia="es-CO"/>
            </w:rPr>
          </w:rPrChange>
        </w:rPr>
      </w:pPr>
      <w:ins w:id="477" w:author="Farid Eliecer Ureche Lopez" w:date="2019-10-13T21:26:00Z">
        <w:r>
          <w:rPr>
            <w:color w:val="333333"/>
            <w:lang w:val="es-CO" w:eastAsia="es-CO"/>
          </w:rPr>
          <w:t>Realizar la aplicación bajo la arquitectur</w:t>
        </w:r>
      </w:ins>
      <w:ins w:id="478" w:author="Farid Eliecer Ureche Lopez" w:date="2019-10-13T21:27:00Z">
        <w:r>
          <w:rPr>
            <w:color w:val="333333"/>
            <w:lang w:val="es-CO" w:eastAsia="es-CO"/>
          </w:rPr>
          <w:t>a de microservicios, nos permite tener un excelente manejo de los cambios realizados sobre los ser</w:t>
        </w:r>
      </w:ins>
      <w:ins w:id="479" w:author="Farid Eliecer Ureche Lopez" w:date="2019-10-13T21:28:00Z">
        <w:r>
          <w:rPr>
            <w:color w:val="333333"/>
            <w:lang w:val="es-CO" w:eastAsia="es-CO"/>
          </w:rPr>
          <w:t>vicios sin afectar las aplicaciones clientes</w:t>
        </w:r>
        <w:r w:rsidR="0060409D">
          <w:rPr>
            <w:color w:val="333333"/>
            <w:lang w:val="es-CO" w:eastAsia="es-CO"/>
          </w:rPr>
          <w:t xml:space="preserve"> que los consuman, se puede ofrecer una integración con diversas aplicaciones echas en cualquier lenguaje de programación, se alcanza un bajo acop</w:t>
        </w:r>
      </w:ins>
      <w:ins w:id="480" w:author="Farid Eliecer Ureche Lopez" w:date="2019-10-13T21:29:00Z">
        <w:r w:rsidR="0060409D">
          <w:rPr>
            <w:color w:val="333333"/>
            <w:lang w:val="es-CO" w:eastAsia="es-CO"/>
          </w:rPr>
          <w:t>lamiento entre los componentes del sistema. Se obtiene alta disponibilidad, tolerancia a fallos.</w:t>
        </w:r>
      </w:ins>
    </w:p>
    <w:p w14:paraId="07BF67AD" w14:textId="77777777" w:rsidR="006C46E1" w:rsidRPr="00375410" w:rsidRDefault="006C46E1" w:rsidP="006C46E1">
      <w:pPr>
        <w:widowControl/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lang w:val="es-CO"/>
        </w:rPr>
      </w:pPr>
    </w:p>
    <w:p w14:paraId="588D2190" w14:textId="77777777" w:rsidR="00C92291" w:rsidRPr="00C92291" w:rsidRDefault="00C92291" w:rsidP="00C92291">
      <w:pPr>
        <w:rPr>
          <w:rFonts w:ascii="Arial" w:hAnsi="Arial" w:cs="Arial"/>
          <w:lang w:val="es-CO"/>
        </w:rPr>
      </w:pPr>
    </w:p>
    <w:p w14:paraId="523ECFC3" w14:textId="77777777" w:rsidR="00DD1265" w:rsidRDefault="00DD1265" w:rsidP="00DD1265">
      <w:pPr>
        <w:pStyle w:val="Ttulo1"/>
        <w:rPr>
          <w:rFonts w:cs="Arial"/>
          <w:sz w:val="20"/>
          <w:lang w:val="es-CO"/>
        </w:rPr>
      </w:pPr>
      <w:bookmarkStart w:id="481" w:name="_Toc21970161"/>
      <w:r w:rsidRPr="00DD1265">
        <w:rPr>
          <w:rFonts w:cs="Arial"/>
          <w:sz w:val="20"/>
          <w:lang w:val="es-CO"/>
        </w:rPr>
        <w:t>Drivers de Arquitectura</w:t>
      </w:r>
      <w:bookmarkEnd w:id="481"/>
    </w:p>
    <w:p w14:paraId="4C820568" w14:textId="77777777" w:rsidR="008C12E8" w:rsidRPr="008C12E8" w:rsidRDefault="008C12E8" w:rsidP="008C12E8">
      <w:pPr>
        <w:pStyle w:val="Ttulo2"/>
        <w:rPr>
          <w:lang w:val="es-CO"/>
        </w:rPr>
      </w:pPr>
      <w:bookmarkStart w:id="482" w:name="_Toc21970162"/>
      <w:r w:rsidRPr="008C12E8">
        <w:rPr>
          <w:lang w:val="es-CO"/>
        </w:rPr>
        <w:t>Objetivos de la arquitectura de la solución</w:t>
      </w:r>
      <w:bookmarkEnd w:id="482"/>
    </w:p>
    <w:p w14:paraId="23359B33" w14:textId="1D60F50A" w:rsidR="00E863E3" w:rsidRPr="002839C2" w:rsidRDefault="008C12E8" w:rsidP="00E863E3">
      <w:pPr>
        <w:pStyle w:val="Prrafodelista"/>
        <w:numPr>
          <w:ilvl w:val="0"/>
          <w:numId w:val="41"/>
        </w:numPr>
        <w:rPr>
          <w:ins w:id="483" w:author="Farid Eliecer Ureche Lopez" w:date="2019-10-13T21:43:00Z"/>
          <w:lang w:val="es-CO"/>
        </w:rPr>
      </w:pPr>
      <w:del w:id="484" w:author="Farid Eliecer Ureche Lopez" w:date="2019-10-13T22:28:00Z">
        <w:r w:rsidRPr="00CB2AA7" w:rsidDel="000770E8">
          <w:rPr>
            <w:rFonts w:ascii="Arial" w:hAnsi="Arial" w:cs="Arial"/>
            <w:lang w:val="es-CO"/>
          </w:rPr>
          <w:delText>&lt;Liste los objetivos de la arquitectura que propone&gt;</w:delText>
        </w:r>
      </w:del>
      <w:ins w:id="485" w:author="Farid Eliecer Ureche Lopez" w:date="2019-10-13T21:43:00Z">
        <w:r w:rsidR="00E863E3" w:rsidRPr="002839C2">
          <w:rPr>
            <w:rFonts w:eastAsia="Arial"/>
            <w:lang w:val="es-CO"/>
          </w:rPr>
          <w:t xml:space="preserve">Implementar mecanismos de confidencialidad, integridad y no repudio para el 99% de las transacciones realizadas por los clientes en la </w:t>
        </w:r>
        <w:r w:rsidR="00E863E3">
          <w:rPr>
            <w:rFonts w:eastAsia="Arial"/>
            <w:lang w:val="es-CO"/>
          </w:rPr>
          <w:t>aplicación SOBS</w:t>
        </w:r>
        <w:r w:rsidR="00E863E3" w:rsidRPr="002839C2">
          <w:rPr>
            <w:rFonts w:eastAsia="Arial"/>
            <w:lang w:val="es-CO"/>
          </w:rPr>
          <w:t xml:space="preserve"> a enero 2020, para que sea amigable, rápida y confiable la experiencia de </w:t>
        </w:r>
      </w:ins>
      <w:ins w:id="486" w:author="Farid Eliecer Ureche Lopez" w:date="2019-10-13T21:44:00Z">
        <w:r w:rsidR="00E863E3">
          <w:rPr>
            <w:rFonts w:eastAsia="Arial"/>
            <w:lang w:val="es-CO"/>
          </w:rPr>
          <w:t>generación de cotizaciones</w:t>
        </w:r>
      </w:ins>
      <w:ins w:id="487" w:author="Farid Eliecer Ureche Lopez" w:date="2019-10-13T21:43:00Z">
        <w:r w:rsidR="00E863E3" w:rsidRPr="002839C2">
          <w:rPr>
            <w:rFonts w:eastAsia="Arial"/>
            <w:lang w:val="es-CO"/>
          </w:rPr>
          <w:t xml:space="preserve"> para los clientes.</w:t>
        </w:r>
      </w:ins>
    </w:p>
    <w:p w14:paraId="5A8FA774" w14:textId="20160749" w:rsidR="00E863E3" w:rsidRPr="00E863E3" w:rsidRDefault="00E863E3" w:rsidP="00E863E3">
      <w:pPr>
        <w:pStyle w:val="Prrafodelista"/>
        <w:numPr>
          <w:ilvl w:val="0"/>
          <w:numId w:val="41"/>
        </w:numPr>
        <w:rPr>
          <w:ins w:id="488" w:author="Farid Eliecer Ureche Lopez" w:date="2019-10-13T21:45:00Z"/>
          <w:lang w:val="es-CO"/>
          <w:rPrChange w:id="489" w:author="Farid Eliecer Ureche Lopez" w:date="2019-10-13T21:45:00Z">
            <w:rPr>
              <w:ins w:id="490" w:author="Farid Eliecer Ureche Lopez" w:date="2019-10-13T21:45:00Z"/>
              <w:rFonts w:eastAsia="Arial"/>
              <w:lang w:val="es-CO"/>
            </w:rPr>
          </w:rPrChange>
        </w:rPr>
      </w:pPr>
      <w:ins w:id="491" w:author="Farid Eliecer Ureche Lopez" w:date="2019-10-13T21:43:00Z">
        <w:r w:rsidRPr="002839C2">
          <w:rPr>
            <w:rFonts w:eastAsia="Arial"/>
            <w:lang w:val="es-CO"/>
          </w:rPr>
          <w:t xml:space="preserve">Facilitar </w:t>
        </w:r>
      </w:ins>
      <w:ins w:id="492" w:author="Farid Eliecer Ureche Lopez" w:date="2019-10-13T21:44:00Z">
        <w:r>
          <w:rPr>
            <w:rFonts w:eastAsia="Arial"/>
            <w:lang w:val="es-CO"/>
          </w:rPr>
          <w:t>a los proveedores participar en la venta de sus productos a clientes especialistas</w:t>
        </w:r>
      </w:ins>
      <w:ins w:id="493" w:author="Farid Eliecer Ureche Lopez" w:date="2019-10-13T21:43:00Z">
        <w:r w:rsidRPr="002839C2">
          <w:rPr>
            <w:rFonts w:eastAsia="Arial"/>
            <w:lang w:val="es-CO"/>
          </w:rPr>
          <w:t>.</w:t>
        </w:r>
      </w:ins>
    </w:p>
    <w:p w14:paraId="08222FF9" w14:textId="17A6238A" w:rsidR="00E863E3" w:rsidRPr="002839C2" w:rsidRDefault="00E863E3" w:rsidP="00E863E3">
      <w:pPr>
        <w:pStyle w:val="Prrafodelista"/>
        <w:numPr>
          <w:ilvl w:val="0"/>
          <w:numId w:val="41"/>
        </w:numPr>
        <w:rPr>
          <w:ins w:id="494" w:author="Farid Eliecer Ureche Lopez" w:date="2019-10-13T21:43:00Z"/>
          <w:lang w:val="es-CO"/>
        </w:rPr>
      </w:pPr>
      <w:ins w:id="495" w:author="Farid Eliecer Ureche Lopez" w:date="2019-10-13T21:45:00Z">
        <w:r>
          <w:rPr>
            <w:rFonts w:eastAsia="Arial"/>
            <w:lang w:val="es-CO"/>
          </w:rPr>
          <w:t>Permitir a clientes especialistas obtener los mejores precios para los productos necesarios para sus proyectos.</w:t>
        </w:r>
      </w:ins>
    </w:p>
    <w:p w14:paraId="37ADD79E" w14:textId="77777777" w:rsidR="00E863E3" w:rsidRPr="00E863E3" w:rsidRDefault="00E863E3" w:rsidP="00E863E3">
      <w:pPr>
        <w:pStyle w:val="Textoindependiente"/>
        <w:rPr>
          <w:lang w:val="es-CO"/>
          <w:rPrChange w:id="496" w:author="Farid Eliecer Ureche Lopez" w:date="2019-10-13T21:43:00Z">
            <w:rPr>
              <w:rFonts w:ascii="Arial" w:hAnsi="Arial" w:cs="Arial"/>
              <w:lang w:val="es-CO"/>
            </w:rPr>
          </w:rPrChange>
        </w:rPr>
        <w:pPrChange w:id="497" w:author="Farid Eliecer Ureche Lopez" w:date="2019-10-13T21:43:00Z">
          <w:pPr>
            <w:pStyle w:val="InfoBlue"/>
            <w:ind w:left="0"/>
          </w:pPr>
        </w:pPrChange>
      </w:pPr>
    </w:p>
    <w:p w14:paraId="49E398E2" w14:textId="77777777" w:rsidR="008C12E8" w:rsidRPr="00CB2AA7" w:rsidRDefault="008C12E8" w:rsidP="008C12E8">
      <w:pPr>
        <w:rPr>
          <w:rFonts w:ascii="Arial" w:hAnsi="Arial" w:cs="Arial"/>
          <w:lang w:val="es-CO"/>
        </w:rPr>
      </w:pPr>
    </w:p>
    <w:p w14:paraId="648EBEF9" w14:textId="77777777" w:rsidR="00D67610" w:rsidRDefault="00D67610" w:rsidP="00D67610">
      <w:pPr>
        <w:pStyle w:val="Ttulo2"/>
        <w:rPr>
          <w:lang w:val="es-CO"/>
        </w:rPr>
      </w:pPr>
      <w:bookmarkStart w:id="498" w:name="_Toc21970163"/>
      <w:r>
        <w:rPr>
          <w:lang w:val="es-CO"/>
        </w:rPr>
        <w:t>Requerimientos Funcionales Significativos</w:t>
      </w:r>
      <w:bookmarkEnd w:id="498"/>
    </w:p>
    <w:p w14:paraId="0FC0D6CC" w14:textId="49E36DBA" w:rsidR="00E863E3" w:rsidRDefault="00D67610" w:rsidP="00576799">
      <w:pPr>
        <w:pStyle w:val="Textoindependiente"/>
        <w:numPr>
          <w:ilvl w:val="0"/>
          <w:numId w:val="41"/>
        </w:numPr>
        <w:rPr>
          <w:ins w:id="499" w:author="Farid Eliecer Ureche Lopez" w:date="2019-10-13T21:55:00Z"/>
          <w:lang w:val="es-CO"/>
        </w:rPr>
      </w:pPr>
      <w:del w:id="500" w:author="Farid Eliecer Ureche Lopez" w:date="2019-10-13T22:28:00Z">
        <w:r w:rsidRPr="00CB2AA7" w:rsidDel="000770E8">
          <w:rPr>
            <w:rFonts w:ascii="Arial" w:hAnsi="Arial" w:cs="Arial"/>
            <w:lang w:val="es-CO"/>
          </w:rPr>
          <w:delText>&lt;</w:delText>
        </w:r>
        <w:r w:rsidR="00200593" w:rsidDel="000770E8">
          <w:rPr>
            <w:rFonts w:ascii="Arial" w:hAnsi="Arial" w:cs="Arial"/>
            <w:lang w:val="es-CO"/>
          </w:rPr>
          <w:delText>I</w:delText>
        </w:r>
        <w:r w:rsidDel="000770E8">
          <w:rPr>
            <w:rFonts w:ascii="Arial" w:hAnsi="Arial" w:cs="Arial"/>
            <w:lang w:val="es-CO"/>
          </w:rPr>
          <w:delText>dentificar los requerimientos funcionales que sean arquitecturalmente significativos. Estos son aquellos que impactan las decisiones de arquitectura</w:delText>
        </w:r>
        <w:r w:rsidRPr="00CB2AA7" w:rsidDel="000770E8">
          <w:rPr>
            <w:rFonts w:ascii="Arial" w:hAnsi="Arial" w:cs="Arial"/>
            <w:lang w:val="es-CO"/>
          </w:rPr>
          <w:delText>&gt;</w:delText>
        </w:r>
        <w:r w:rsidDel="000770E8">
          <w:rPr>
            <w:rFonts w:ascii="Arial" w:hAnsi="Arial" w:cs="Arial"/>
            <w:lang w:val="es-CO"/>
          </w:rPr>
          <w:delText>.</w:delText>
        </w:r>
      </w:del>
      <w:ins w:id="501" w:author="Farid Eliecer Ureche Lopez" w:date="2019-10-13T21:56:00Z">
        <w:r w:rsidR="00576799">
          <w:rPr>
            <w:lang w:val="es-CO"/>
          </w:rPr>
          <w:t>Implementación</w:t>
        </w:r>
      </w:ins>
      <w:ins w:id="502" w:author="Farid Eliecer Ureche Lopez" w:date="2019-10-13T21:55:00Z">
        <w:r w:rsidR="00576799">
          <w:rPr>
            <w:lang w:val="es-CO"/>
          </w:rPr>
          <w:t xml:space="preserve"> de una herramienta que permita</w:t>
        </w:r>
      </w:ins>
      <w:ins w:id="503" w:author="Farid Eliecer Ureche Lopez" w:date="2019-10-13T21:54:00Z">
        <w:r w:rsidR="00576799">
          <w:rPr>
            <w:lang w:val="es-CO"/>
          </w:rPr>
          <w:t xml:space="preserve"> a un cliente solicitar por medio de una cotización de un listado de productos ofertas por parte de proveedores autorizado</w:t>
        </w:r>
      </w:ins>
      <w:ins w:id="504" w:author="Farid Eliecer Ureche Lopez" w:date="2019-10-13T21:55:00Z">
        <w:r w:rsidR="00576799">
          <w:rPr>
            <w:lang w:val="es-CO"/>
          </w:rPr>
          <w:t>s, con el fin de obtener el mejor precio para los productos requeridos.</w:t>
        </w:r>
      </w:ins>
    </w:p>
    <w:p w14:paraId="0966E6B7" w14:textId="5CB9B4F3" w:rsidR="00576799" w:rsidRDefault="00576799" w:rsidP="00576799">
      <w:pPr>
        <w:pStyle w:val="Textoindependiente"/>
        <w:numPr>
          <w:ilvl w:val="0"/>
          <w:numId w:val="41"/>
        </w:numPr>
        <w:rPr>
          <w:ins w:id="505" w:author="Farid Eliecer Ureche Lopez" w:date="2019-10-13T21:56:00Z"/>
          <w:lang w:val="es-CO"/>
        </w:rPr>
      </w:pPr>
      <w:ins w:id="506" w:author="Farid Eliecer Ureche Lopez" w:date="2019-10-13T21:56:00Z">
        <w:r>
          <w:rPr>
            <w:lang w:val="es-CO"/>
          </w:rPr>
          <w:t>Implementación e un modulo que permita a proveedores ofertar sobre las cotizaciones de clientes y competir con otros proveedores.</w:t>
        </w:r>
      </w:ins>
    </w:p>
    <w:p w14:paraId="5B5FA9C3" w14:textId="09F685BE" w:rsidR="00576799" w:rsidRPr="00E863E3" w:rsidRDefault="00576799" w:rsidP="00576799">
      <w:pPr>
        <w:pStyle w:val="Textoindependiente"/>
        <w:numPr>
          <w:ilvl w:val="0"/>
          <w:numId w:val="41"/>
        </w:numPr>
        <w:rPr>
          <w:ins w:id="507" w:author="Farid Eliecer Ureche Lopez" w:date="2019-10-13T21:45:00Z"/>
          <w:lang w:val="es-CO"/>
          <w:rPrChange w:id="508" w:author="Farid Eliecer Ureche Lopez" w:date="2019-10-13T21:49:00Z">
            <w:rPr>
              <w:ins w:id="509" w:author="Farid Eliecer Ureche Lopez" w:date="2019-10-13T21:45:00Z"/>
              <w:rFonts w:ascii="Arial" w:hAnsi="Arial" w:cs="Arial"/>
              <w:lang w:val="es-CO"/>
            </w:rPr>
          </w:rPrChange>
        </w:rPr>
        <w:pPrChange w:id="510" w:author="Farid Eliecer Ureche Lopez" w:date="2019-10-13T21:54:00Z">
          <w:pPr>
            <w:pStyle w:val="InfoBlue"/>
            <w:ind w:left="0"/>
          </w:pPr>
        </w:pPrChange>
      </w:pPr>
      <w:ins w:id="511" w:author="Farid Eliecer Ureche Lopez" w:date="2019-10-13T21:57:00Z">
        <w:r>
          <w:rPr>
            <w:lang w:val="es-CO"/>
          </w:rPr>
          <w:t xml:space="preserve">Proveer servicios a proveedores con el fin de que puedan integrarse a la herramienta por medio de </w:t>
        </w:r>
        <w:proofErr w:type="spellStart"/>
        <w:r>
          <w:rPr>
            <w:lang w:val="es-CO"/>
          </w:rPr>
          <w:t>APIs</w:t>
        </w:r>
        <w:proofErr w:type="spellEnd"/>
        <w:r>
          <w:rPr>
            <w:lang w:val="es-CO"/>
          </w:rPr>
          <w:t>.</w:t>
        </w:r>
      </w:ins>
    </w:p>
    <w:p w14:paraId="400CF4B1" w14:textId="41DB386A" w:rsidR="00E863E3" w:rsidRPr="00E863E3" w:rsidDel="00E863E3" w:rsidRDefault="00E863E3" w:rsidP="005E5AE2">
      <w:pPr>
        <w:pStyle w:val="Prrafodelista"/>
        <w:widowControl/>
        <w:numPr>
          <w:ilvl w:val="0"/>
          <w:numId w:val="43"/>
        </w:numPr>
        <w:spacing w:after="160" w:line="259" w:lineRule="auto"/>
        <w:jc w:val="both"/>
        <w:rPr>
          <w:del w:id="512" w:author="Farid Eliecer Ureche Lopez" w:date="2019-10-13T21:49:00Z"/>
          <w:lang w:val="es-CO"/>
          <w:rPrChange w:id="513" w:author="Farid Eliecer Ureche Lopez" w:date="2019-10-13T21:47:00Z">
            <w:rPr>
              <w:del w:id="514" w:author="Farid Eliecer Ureche Lopez" w:date="2019-10-13T21:49:00Z"/>
              <w:rFonts w:ascii="Arial" w:hAnsi="Arial" w:cs="Arial"/>
              <w:lang w:val="es-CO"/>
            </w:rPr>
          </w:rPrChange>
        </w:rPr>
        <w:pPrChange w:id="515" w:author="Farid Eliecer Ureche Lopez" w:date="2019-10-13T21:45:00Z">
          <w:pPr>
            <w:pStyle w:val="InfoBlue"/>
            <w:ind w:left="0"/>
          </w:pPr>
        </w:pPrChange>
      </w:pPr>
      <w:bookmarkStart w:id="516" w:name="_Toc21970164"/>
      <w:bookmarkEnd w:id="516"/>
    </w:p>
    <w:p w14:paraId="7813B647" w14:textId="77777777" w:rsidR="00413CF3" w:rsidRDefault="00413CF3" w:rsidP="00413CF3">
      <w:pPr>
        <w:pStyle w:val="Ttulo2"/>
        <w:rPr>
          <w:lang w:val="es-CO"/>
        </w:rPr>
      </w:pPr>
      <w:bookmarkStart w:id="517" w:name="_Toc21970165"/>
      <w:r>
        <w:rPr>
          <w:lang w:val="es-CO"/>
        </w:rPr>
        <w:t>Restricciones</w:t>
      </w:r>
      <w:bookmarkEnd w:id="517"/>
    </w:p>
    <w:p w14:paraId="5108E11F" w14:textId="4ACC4BA7" w:rsidR="00E863E3" w:rsidRPr="00820475" w:rsidRDefault="004A01D0" w:rsidP="00E863E3">
      <w:pPr>
        <w:pStyle w:val="Prrafodelista"/>
        <w:widowControl/>
        <w:numPr>
          <w:ilvl w:val="0"/>
          <w:numId w:val="43"/>
        </w:numPr>
        <w:spacing w:after="160" w:line="259" w:lineRule="auto"/>
        <w:jc w:val="both"/>
        <w:rPr>
          <w:ins w:id="518" w:author="Farid Eliecer Ureche Lopez" w:date="2019-10-13T21:49:00Z"/>
          <w:rFonts w:eastAsia="Arial" w:cs="Arial"/>
          <w:lang w:val="es-CO"/>
        </w:rPr>
      </w:pPr>
      <w:del w:id="519" w:author="Farid Eliecer Ureche Lopez" w:date="2019-10-13T22:28:00Z">
        <w:r w:rsidRPr="00CB2AA7" w:rsidDel="000770E8">
          <w:rPr>
            <w:rFonts w:ascii="Arial" w:hAnsi="Arial" w:cs="Arial"/>
            <w:lang w:val="es-CO"/>
          </w:rPr>
          <w:delText>&lt;</w:delText>
        </w:r>
        <w:r w:rsidDel="000770E8">
          <w:rPr>
            <w:rFonts w:ascii="Arial" w:hAnsi="Arial" w:cs="Arial"/>
            <w:lang w:val="es-CO"/>
          </w:rPr>
          <w:delText>Identifique, describa y complemente las restricciones de neg</w:delText>
        </w:r>
        <w:r w:rsidR="008C12E8" w:rsidDel="000770E8">
          <w:rPr>
            <w:rFonts w:ascii="Arial" w:hAnsi="Arial" w:cs="Arial"/>
            <w:lang w:val="es-CO"/>
          </w:rPr>
          <w:delText>ocio, regulatorias, técnicas, de arquitectura</w:delText>
        </w:r>
        <w:r w:rsidRPr="00CB2AA7" w:rsidDel="000770E8">
          <w:rPr>
            <w:rFonts w:ascii="Arial" w:hAnsi="Arial" w:cs="Arial"/>
            <w:lang w:val="es-CO"/>
          </w:rPr>
          <w:delText>&gt;</w:delText>
        </w:r>
        <w:r w:rsidDel="000770E8">
          <w:rPr>
            <w:rFonts w:ascii="Arial" w:hAnsi="Arial" w:cs="Arial"/>
            <w:lang w:val="es-CO"/>
          </w:rPr>
          <w:delText>.</w:delText>
        </w:r>
      </w:del>
      <w:ins w:id="520" w:author="Farid Eliecer Ureche Lopez" w:date="2019-10-13T21:49:00Z">
        <w:r w:rsidR="00E863E3" w:rsidRPr="00820475">
          <w:rPr>
            <w:rFonts w:eastAsia="Arial" w:cs="Arial"/>
            <w:lang w:val="es-CO"/>
          </w:rPr>
          <w:t>Los cambios que ocurran en las transacciones de negocio deberán reflejarse en tiempo real</w:t>
        </w:r>
        <w:r w:rsidR="00E863E3">
          <w:rPr>
            <w:rFonts w:eastAsia="Arial" w:cs="Arial"/>
            <w:lang w:val="es-CO"/>
          </w:rPr>
          <w:t>.</w:t>
        </w:r>
      </w:ins>
    </w:p>
    <w:p w14:paraId="5CB14F95" w14:textId="77777777" w:rsidR="00E863E3" w:rsidRPr="00820475" w:rsidRDefault="00E863E3" w:rsidP="00E863E3">
      <w:pPr>
        <w:pStyle w:val="Prrafodelista"/>
        <w:widowControl/>
        <w:numPr>
          <w:ilvl w:val="0"/>
          <w:numId w:val="43"/>
        </w:numPr>
        <w:spacing w:after="160" w:line="259" w:lineRule="auto"/>
        <w:jc w:val="both"/>
        <w:rPr>
          <w:ins w:id="521" w:author="Farid Eliecer Ureche Lopez" w:date="2019-10-13T21:49:00Z"/>
          <w:rFonts w:eastAsia="Arial" w:cs="Arial"/>
          <w:lang w:val="es-CO"/>
        </w:rPr>
      </w:pPr>
      <w:ins w:id="522" w:author="Farid Eliecer Ureche Lopez" w:date="2019-10-13T21:49:00Z">
        <w:r>
          <w:rPr>
            <w:rFonts w:eastAsia="Arial" w:cs="Arial"/>
            <w:lang w:val="es-CO"/>
          </w:rPr>
          <w:t xml:space="preserve">Bajo </w:t>
        </w:r>
        <w:r w:rsidRPr="00820475">
          <w:rPr>
            <w:rFonts w:eastAsia="Arial" w:cs="Arial"/>
            <w:lang w:val="es-CO"/>
          </w:rPr>
          <w:t>intercambio de información entre los participantes</w:t>
        </w:r>
        <w:r>
          <w:rPr>
            <w:rFonts w:eastAsia="Arial" w:cs="Arial"/>
            <w:lang w:val="es-CO"/>
          </w:rPr>
          <w:t xml:space="preserve"> de las transacciones</w:t>
        </w:r>
        <w:r w:rsidRPr="00820475">
          <w:rPr>
            <w:rFonts w:eastAsia="Arial" w:cs="Arial"/>
            <w:lang w:val="es-CO"/>
          </w:rPr>
          <w:t xml:space="preserve">. </w:t>
        </w:r>
      </w:ins>
    </w:p>
    <w:p w14:paraId="1946E17F" w14:textId="73FD11D2" w:rsidR="00E863E3" w:rsidRPr="00E863E3" w:rsidRDefault="00E863E3" w:rsidP="00E863E3">
      <w:pPr>
        <w:pStyle w:val="Prrafodelista"/>
        <w:widowControl/>
        <w:numPr>
          <w:ilvl w:val="0"/>
          <w:numId w:val="43"/>
        </w:numPr>
        <w:spacing w:after="160" w:line="259" w:lineRule="auto"/>
        <w:jc w:val="both"/>
        <w:rPr>
          <w:ins w:id="523" w:author="Farid Eliecer Ureche Lopez" w:date="2019-10-13T21:49:00Z"/>
          <w:lang w:val="es-CO"/>
          <w:rPrChange w:id="524" w:author="Farid Eliecer Ureche Lopez" w:date="2019-10-13T21:49:00Z">
            <w:rPr>
              <w:ins w:id="525" w:author="Farid Eliecer Ureche Lopez" w:date="2019-10-13T21:49:00Z"/>
              <w:rFonts w:eastAsia="Arial" w:cs="Arial"/>
              <w:lang w:val="es-CO"/>
            </w:rPr>
          </w:rPrChange>
        </w:rPr>
      </w:pPr>
      <w:ins w:id="526" w:author="Farid Eliecer Ureche Lopez" w:date="2019-10-13T21:49:00Z">
        <w:r w:rsidRPr="00820475">
          <w:rPr>
            <w:rFonts w:eastAsia="Arial" w:cs="Arial"/>
            <w:lang w:val="es-CO"/>
          </w:rPr>
          <w:t>Integración con plataformas de proveedores con reconfiguración flexible</w:t>
        </w:r>
        <w:r>
          <w:rPr>
            <w:rFonts w:eastAsia="Arial" w:cs="Arial"/>
            <w:lang w:val="es-CO"/>
          </w:rPr>
          <w:t>.</w:t>
        </w:r>
      </w:ins>
    </w:p>
    <w:p w14:paraId="2307AE83" w14:textId="30FE2547" w:rsidR="00576799" w:rsidRDefault="00576799" w:rsidP="00576799">
      <w:pPr>
        <w:pStyle w:val="Prrafodelista"/>
        <w:numPr>
          <w:ilvl w:val="0"/>
          <w:numId w:val="43"/>
        </w:numPr>
        <w:rPr>
          <w:ins w:id="527" w:author="Farid Eliecer Ureche Lopez" w:date="2019-10-13T21:50:00Z"/>
          <w:lang w:val="es-CO"/>
        </w:rPr>
      </w:pPr>
      <w:ins w:id="528" w:author="Farid Eliecer Ureche Lopez" w:date="2019-10-13T21:50:00Z">
        <w:r>
          <w:rPr>
            <w:lang w:val="es-CO"/>
          </w:rPr>
          <w:t>No se permiten registro a menores de edad como clientes o proveedores.</w:t>
        </w:r>
      </w:ins>
    </w:p>
    <w:p w14:paraId="78BE9999" w14:textId="3094F23B" w:rsidR="00576799" w:rsidRDefault="00576799" w:rsidP="00576799">
      <w:pPr>
        <w:pStyle w:val="Prrafodelista"/>
        <w:numPr>
          <w:ilvl w:val="0"/>
          <w:numId w:val="43"/>
        </w:numPr>
        <w:rPr>
          <w:ins w:id="529" w:author="Farid Eliecer Ureche Lopez" w:date="2019-10-13T21:50:00Z"/>
          <w:lang w:val="es-CO"/>
        </w:rPr>
      </w:pPr>
      <w:ins w:id="530" w:author="Farid Eliecer Ureche Lopez" w:date="2019-10-13T21:50:00Z">
        <w:r w:rsidRPr="6EED75DA">
          <w:rPr>
            <w:lang w:val="es-CO"/>
          </w:rPr>
          <w:t xml:space="preserve">Se permiten máximo 99 productos de un mismo SKU por </w:t>
        </w:r>
        <w:r>
          <w:rPr>
            <w:lang w:val="es-CO"/>
          </w:rPr>
          <w:t>cotización</w:t>
        </w:r>
        <w:r w:rsidRPr="6EED75DA">
          <w:rPr>
            <w:lang w:val="es-CO"/>
          </w:rPr>
          <w:t>.</w:t>
        </w:r>
      </w:ins>
    </w:p>
    <w:p w14:paraId="431783C2" w14:textId="77777777" w:rsidR="00576799" w:rsidRDefault="00576799" w:rsidP="00576799">
      <w:pPr>
        <w:pStyle w:val="Prrafodelista"/>
        <w:numPr>
          <w:ilvl w:val="0"/>
          <w:numId w:val="43"/>
        </w:numPr>
        <w:rPr>
          <w:ins w:id="531" w:author="Farid Eliecer Ureche Lopez" w:date="2019-10-13T21:50:00Z"/>
          <w:lang w:val="es-CO"/>
        </w:rPr>
      </w:pPr>
      <w:ins w:id="532" w:author="Farid Eliecer Ureche Lopez" w:date="2019-10-13T21:50:00Z">
        <w:r>
          <w:rPr>
            <w:lang w:val="es-CO"/>
          </w:rPr>
          <w:t>Ley de tratamiento de datos personales</w:t>
        </w:r>
        <w:r w:rsidRPr="003378F1">
          <w:rPr>
            <w:lang w:val="es-CO"/>
          </w:rPr>
          <w:t xml:space="preserve"> 1581 de 2012</w:t>
        </w:r>
        <w:r>
          <w:rPr>
            <w:lang w:val="es-CO"/>
          </w:rPr>
          <w:t>.</w:t>
        </w:r>
      </w:ins>
    </w:p>
    <w:p w14:paraId="4EA18A97" w14:textId="73A149E7" w:rsidR="00E863E3" w:rsidRPr="00576799" w:rsidRDefault="00576799" w:rsidP="005E5AE2">
      <w:pPr>
        <w:pStyle w:val="Prrafodelista"/>
        <w:widowControl/>
        <w:numPr>
          <w:ilvl w:val="0"/>
          <w:numId w:val="43"/>
        </w:numPr>
        <w:spacing w:after="160" w:line="259" w:lineRule="auto"/>
        <w:jc w:val="both"/>
        <w:rPr>
          <w:ins w:id="533" w:author="Farid Eliecer Ureche Lopez" w:date="2019-10-13T21:49:00Z"/>
          <w:lang w:val="es-CO"/>
          <w:rPrChange w:id="534" w:author="Farid Eliecer Ureche Lopez" w:date="2019-10-13T21:51:00Z">
            <w:rPr>
              <w:ins w:id="535" w:author="Farid Eliecer Ureche Lopez" w:date="2019-10-13T21:49:00Z"/>
              <w:lang w:val="es-CO"/>
            </w:rPr>
          </w:rPrChange>
        </w:rPr>
        <w:pPrChange w:id="536" w:author="Farid Eliecer Ureche Lopez" w:date="2019-10-13T21:51:00Z">
          <w:pPr>
            <w:pStyle w:val="Prrafodelista"/>
            <w:widowControl/>
            <w:numPr>
              <w:numId w:val="43"/>
            </w:numPr>
            <w:spacing w:after="160" w:line="259" w:lineRule="auto"/>
            <w:ind w:hanging="360"/>
            <w:jc w:val="both"/>
          </w:pPr>
        </w:pPrChange>
      </w:pPr>
      <w:ins w:id="537" w:author="Farid Eliecer Ureche Lopez" w:date="2019-10-13T21:50:00Z">
        <w:r w:rsidRPr="00576799">
          <w:rPr>
            <w:lang w:val="es-CO"/>
            <w:rPrChange w:id="538" w:author="Farid Eliecer Ureche Lopez" w:date="2019-10-13T21:51:00Z">
              <w:rPr>
                <w:lang w:val="es-CO"/>
              </w:rPr>
            </w:rPrChange>
          </w:rPr>
          <w:t>El máximo tiempo de validación de una transacción es de 7 minutos.</w:t>
        </w:r>
      </w:ins>
    </w:p>
    <w:p w14:paraId="338994BD" w14:textId="77777777" w:rsidR="00E863E3" w:rsidRPr="00E863E3" w:rsidRDefault="00E863E3" w:rsidP="00E863E3">
      <w:pPr>
        <w:pStyle w:val="Textoindependiente"/>
        <w:rPr>
          <w:lang w:val="es-CO"/>
          <w:rPrChange w:id="539" w:author="Farid Eliecer Ureche Lopez" w:date="2019-10-13T21:48:00Z">
            <w:rPr>
              <w:rFonts w:ascii="Arial" w:hAnsi="Arial" w:cs="Arial"/>
              <w:lang w:val="es-CO"/>
            </w:rPr>
          </w:rPrChange>
        </w:rPr>
        <w:pPrChange w:id="540" w:author="Farid Eliecer Ureche Lopez" w:date="2019-10-13T21:48:00Z">
          <w:pPr>
            <w:pStyle w:val="InfoBlue"/>
            <w:ind w:left="0"/>
          </w:pPr>
        </w:pPrChange>
      </w:pPr>
      <w:commentRangeStart w:id="541"/>
      <w:commentRangeEnd w:id="541"/>
    </w:p>
    <w:p w14:paraId="3E1B0CE7" w14:textId="77777777" w:rsidR="00693E11" w:rsidRDefault="00693E11" w:rsidP="00DD1265">
      <w:pPr>
        <w:pStyle w:val="Ttulo2"/>
        <w:rPr>
          <w:lang w:val="es-CO"/>
        </w:rPr>
      </w:pPr>
      <w:bookmarkStart w:id="542" w:name="_Toc21970166"/>
      <w:r w:rsidRPr="00CB2AA7">
        <w:rPr>
          <w:lang w:val="es-CO"/>
        </w:rPr>
        <w:t>Atributos de calidad</w:t>
      </w:r>
      <w:bookmarkEnd w:id="542"/>
    </w:p>
    <w:p w14:paraId="3C77D36F" w14:textId="77777777" w:rsidR="00574043" w:rsidRPr="00574043" w:rsidRDefault="00574043" w:rsidP="00574043">
      <w:pPr>
        <w:pStyle w:val="Ttulo3"/>
        <w:rPr>
          <w:b/>
          <w:lang w:val="es-CO"/>
        </w:rPr>
      </w:pPr>
      <w:bookmarkStart w:id="543" w:name="_Toc309743515"/>
      <w:bookmarkStart w:id="544" w:name="_Toc21970167"/>
      <w:r w:rsidRPr="00574043">
        <w:rPr>
          <w:b/>
          <w:lang w:val="es-CO"/>
        </w:rPr>
        <w:t>Descripción de atributos de calidad</w:t>
      </w:r>
      <w:bookmarkEnd w:id="543"/>
      <w:bookmarkEnd w:id="544"/>
    </w:p>
    <w:p w14:paraId="2C93100E" w14:textId="3E6B2EB5" w:rsidR="002A6379" w:rsidRPr="00CB2AA7" w:rsidDel="000770E8" w:rsidRDefault="002A6379" w:rsidP="002A6379">
      <w:pPr>
        <w:pStyle w:val="InfoBlue"/>
        <w:ind w:left="0"/>
        <w:rPr>
          <w:del w:id="545" w:author="Farid Eliecer Ureche Lopez" w:date="2019-10-13T22:29:00Z"/>
          <w:rFonts w:ascii="Arial" w:hAnsi="Arial" w:cs="Arial"/>
          <w:lang w:val="es-CO"/>
        </w:rPr>
      </w:pPr>
      <w:del w:id="546" w:author="Farid Eliecer Ureche Lopez" w:date="2019-10-13T22:29:00Z">
        <w:r w:rsidRPr="00CB2AA7" w:rsidDel="000770E8">
          <w:rPr>
            <w:rFonts w:ascii="Arial" w:hAnsi="Arial" w:cs="Arial"/>
            <w:lang w:val="es-CO"/>
          </w:rPr>
          <w:delText>&lt;Descripción de cada uno de los atributos de calidad que se abordan en la arquitectura&gt;</w:delText>
        </w:r>
      </w:del>
    </w:p>
    <w:p w14:paraId="493BD327" w14:textId="2620A122" w:rsidR="002A6379" w:rsidDel="000770E8" w:rsidRDefault="002A6379" w:rsidP="005E5AE2">
      <w:pPr>
        <w:pStyle w:val="Ttulo4"/>
        <w:rPr>
          <w:del w:id="547" w:author="Farid Eliecer Ureche Lopez" w:date="2019-10-13T22:29:00Z"/>
          <w:lang w:val="es-CO"/>
        </w:rPr>
      </w:pPr>
      <w:r w:rsidRPr="000770E8">
        <w:rPr>
          <w:lang w:val="es-CO"/>
          <w:rPrChange w:id="548" w:author="Farid Eliecer Ureche Lopez" w:date="2019-10-13T22:29:00Z">
            <w:rPr>
              <w:lang w:val="es-CO"/>
            </w:rPr>
          </w:rPrChange>
        </w:rPr>
        <w:t>Seguridad</w:t>
      </w:r>
    </w:p>
    <w:p w14:paraId="3E410662" w14:textId="609E4E6D" w:rsidR="002A6379" w:rsidRPr="000770E8" w:rsidDel="000770E8" w:rsidRDefault="002A6379" w:rsidP="005E5AE2">
      <w:pPr>
        <w:pStyle w:val="Ttulo4"/>
        <w:rPr>
          <w:del w:id="549" w:author="Farid Eliecer Ureche Lopez" w:date="2019-10-13T22:29:00Z"/>
          <w:rFonts w:cs="Arial"/>
          <w:lang w:val="es-CO"/>
          <w:rPrChange w:id="550" w:author="Farid Eliecer Ureche Lopez" w:date="2019-10-13T22:29:00Z">
            <w:rPr>
              <w:del w:id="551" w:author="Farid Eliecer Ureche Lopez" w:date="2019-10-13T22:29:00Z"/>
              <w:rFonts w:ascii="Arial" w:hAnsi="Arial" w:cs="Arial"/>
              <w:lang w:val="es-CO"/>
            </w:rPr>
          </w:rPrChange>
        </w:rPr>
        <w:pPrChange w:id="552" w:author="Farid Eliecer Ureche Lopez" w:date="2019-10-13T22:29:00Z">
          <w:pPr>
            <w:pStyle w:val="InfoBlue"/>
          </w:pPr>
        </w:pPrChange>
      </w:pPr>
      <w:del w:id="553" w:author="Farid Eliecer Ureche Lopez" w:date="2019-10-13T22:29:00Z">
        <w:r w:rsidRPr="000770E8" w:rsidDel="000770E8">
          <w:rPr>
            <w:rFonts w:cs="Arial"/>
            <w:lang w:val="es-CO"/>
            <w:rPrChange w:id="554" w:author="Farid Eliecer Ureche Lopez" w:date="2019-10-13T22:29:00Z">
              <w:rPr>
                <w:rFonts w:ascii="Arial" w:hAnsi="Arial" w:cs="Arial"/>
                <w:lang w:val="es-CO"/>
              </w:rPr>
            </w:rPrChange>
          </w:rPr>
          <w:delText>&lt;Calidad que se espera cumplir con el atributo de calidad&gt;</w:delText>
        </w:r>
      </w:del>
    </w:p>
    <w:p w14:paraId="0FD7C973" w14:textId="343390D4" w:rsidR="002A6379" w:rsidRDefault="002A6379" w:rsidP="000770E8">
      <w:pPr>
        <w:pStyle w:val="Ttulo4"/>
        <w:rPr>
          <w:ins w:id="555" w:author="Farid Eliecer Ureche Lopez" w:date="2019-10-13T21:58:00Z"/>
          <w:rFonts w:cs="Arial"/>
          <w:lang w:val="es-CO"/>
        </w:rPr>
        <w:pPrChange w:id="556" w:author="Farid Eliecer Ureche Lopez" w:date="2019-10-13T22:29:00Z">
          <w:pPr>
            <w:pStyle w:val="InfoBlue"/>
          </w:pPr>
        </w:pPrChange>
      </w:pPr>
      <w:del w:id="557" w:author="Farid Eliecer Ureche Lopez" w:date="2019-10-13T22:29:00Z">
        <w:r w:rsidRPr="00574043" w:rsidDel="000770E8">
          <w:rPr>
            <w:rFonts w:cs="Arial"/>
            <w:lang w:val="es-CO"/>
          </w:rPr>
          <w:delText>&lt;Importancia del atributo de calidad para el sistema.&gt;</w:delText>
        </w:r>
      </w:del>
    </w:p>
    <w:p w14:paraId="6710C0C9" w14:textId="5D085CC6" w:rsidR="00576799" w:rsidRPr="00576799" w:rsidRDefault="00576799" w:rsidP="00576799">
      <w:pPr>
        <w:pStyle w:val="Prrafodelista"/>
        <w:numPr>
          <w:ilvl w:val="0"/>
          <w:numId w:val="45"/>
        </w:numPr>
        <w:rPr>
          <w:ins w:id="558" w:author="Farid Eliecer Ureche Lopez" w:date="2019-10-13T21:58:00Z"/>
          <w:lang w:val="es-CO"/>
          <w:rPrChange w:id="559" w:author="Farid Eliecer Ureche Lopez" w:date="2019-10-13T21:58:00Z">
            <w:rPr>
              <w:ins w:id="560" w:author="Farid Eliecer Ureche Lopez" w:date="2019-10-13T21:58:00Z"/>
              <w:highlight w:val="yellow"/>
              <w:lang w:val="es-CO"/>
            </w:rPr>
          </w:rPrChange>
        </w:rPr>
      </w:pPr>
      <w:ins w:id="561" w:author="Farid Eliecer Ureche Lopez" w:date="2019-10-13T21:58:00Z">
        <w:r w:rsidRPr="00576799">
          <w:rPr>
            <w:rFonts w:eastAsia="Arial"/>
            <w:lang w:val="es-CO"/>
            <w:rPrChange w:id="562" w:author="Farid Eliecer Ureche Lopez" w:date="2019-10-13T21:58:00Z">
              <w:rPr>
                <w:rFonts w:eastAsia="Arial"/>
                <w:lang w:val="es-CO"/>
              </w:rPr>
            </w:rPrChange>
          </w:rPr>
          <w:t>Confidencialidad: Garantizar que los datos de</w:t>
        </w:r>
      </w:ins>
      <w:ins w:id="563" w:author="Farid Eliecer Ureche Lopez" w:date="2019-10-13T21:59:00Z">
        <w:r w:rsidR="005D3D94">
          <w:rPr>
            <w:rFonts w:eastAsia="Arial"/>
            <w:lang w:val="es-CO"/>
          </w:rPr>
          <w:t xml:space="preserve"> </w:t>
        </w:r>
      </w:ins>
      <w:ins w:id="564" w:author="Farid Eliecer Ureche Lopez" w:date="2019-10-13T21:58:00Z">
        <w:r w:rsidRPr="00576799">
          <w:rPr>
            <w:rFonts w:eastAsia="Arial"/>
            <w:lang w:val="es-CO"/>
            <w:rPrChange w:id="565" w:author="Farid Eliecer Ureche Lopez" w:date="2019-10-13T21:58:00Z">
              <w:rPr>
                <w:rFonts w:eastAsia="Arial"/>
                <w:lang w:val="es-CO"/>
              </w:rPr>
            </w:rPrChange>
          </w:rPr>
          <w:t>l</w:t>
        </w:r>
      </w:ins>
      <w:ins w:id="566" w:author="Farid Eliecer Ureche Lopez" w:date="2019-10-13T22:00:00Z">
        <w:r w:rsidR="005D3D94">
          <w:rPr>
            <w:rFonts w:eastAsia="Arial"/>
            <w:lang w:val="es-CO"/>
          </w:rPr>
          <w:t>os</w:t>
        </w:r>
      </w:ins>
      <w:ins w:id="567" w:author="Farid Eliecer Ureche Lopez" w:date="2019-10-13T21:58:00Z">
        <w:r w:rsidRPr="00576799">
          <w:rPr>
            <w:rFonts w:eastAsia="Arial"/>
            <w:lang w:val="es-CO"/>
            <w:rPrChange w:id="568" w:author="Farid Eliecer Ureche Lopez" w:date="2019-10-13T21:58:00Z">
              <w:rPr>
                <w:rFonts w:eastAsia="Arial"/>
                <w:lang w:val="es-CO"/>
              </w:rPr>
            </w:rPrChange>
          </w:rPr>
          <w:t xml:space="preserve"> cliente</w:t>
        </w:r>
      </w:ins>
      <w:ins w:id="569" w:author="Farid Eliecer Ureche Lopez" w:date="2019-10-13T22:00:00Z">
        <w:r w:rsidR="005D3D94">
          <w:rPr>
            <w:rFonts w:eastAsia="Arial"/>
            <w:lang w:val="es-CO"/>
          </w:rPr>
          <w:t>s y proveedores</w:t>
        </w:r>
      </w:ins>
      <w:ins w:id="570" w:author="Farid Eliecer Ureche Lopez" w:date="2019-10-13T21:58:00Z">
        <w:r w:rsidRPr="00576799">
          <w:rPr>
            <w:rFonts w:eastAsia="Arial"/>
            <w:lang w:val="es-CO"/>
            <w:rPrChange w:id="571" w:author="Farid Eliecer Ureche Lopez" w:date="2019-10-13T21:58:00Z">
              <w:rPr>
                <w:rFonts w:eastAsia="Arial"/>
                <w:lang w:val="es-CO"/>
              </w:rPr>
            </w:rPrChange>
          </w:rPr>
          <w:t xml:space="preserve"> viajen desde la aplicación hasta su persistencia en base de datos sin ser accedidos de ninguna forma. </w:t>
        </w:r>
      </w:ins>
    </w:p>
    <w:p w14:paraId="37D07531" w14:textId="6C986E90" w:rsidR="00576799" w:rsidRPr="00576799" w:rsidRDefault="00576799" w:rsidP="00576799">
      <w:pPr>
        <w:pStyle w:val="Prrafodelista"/>
        <w:numPr>
          <w:ilvl w:val="0"/>
          <w:numId w:val="46"/>
        </w:numPr>
        <w:rPr>
          <w:ins w:id="572" w:author="Farid Eliecer Ureche Lopez" w:date="2019-10-13T21:59:00Z"/>
          <w:b/>
          <w:bCs/>
          <w:rPrChange w:id="573" w:author="Farid Eliecer Ureche Lopez" w:date="2019-10-13T21:59:00Z">
            <w:rPr>
              <w:ins w:id="574" w:author="Farid Eliecer Ureche Lopez" w:date="2019-10-13T21:59:00Z"/>
              <w:rFonts w:eastAsia="Arial"/>
              <w:lang w:val="es-CO"/>
            </w:rPr>
          </w:rPrChange>
        </w:rPr>
      </w:pPr>
      <w:ins w:id="575" w:author="Farid Eliecer Ureche Lopez" w:date="2019-10-13T21:58:00Z">
        <w:r w:rsidRPr="00576799">
          <w:rPr>
            <w:rFonts w:eastAsia="Arial"/>
            <w:lang w:val="es-CO"/>
            <w:rPrChange w:id="576" w:author="Farid Eliecer Ureche Lopez" w:date="2019-10-13T21:59:00Z">
              <w:rPr>
                <w:rFonts w:eastAsia="Arial"/>
                <w:lang w:val="es-CO"/>
              </w:rPr>
            </w:rPrChange>
          </w:rPr>
          <w:t>Integridad: Garantizar la autenticidad de los mensajes mediante mecanismos de tokenización. Asegura</w:t>
        </w:r>
      </w:ins>
      <w:ins w:id="577" w:author="Farid Eliecer Ureche Lopez" w:date="2019-10-13T22:00:00Z">
        <w:r w:rsidR="005D3D94">
          <w:rPr>
            <w:rFonts w:eastAsia="Arial"/>
            <w:lang w:val="es-CO"/>
          </w:rPr>
          <w:t>r</w:t>
        </w:r>
      </w:ins>
      <w:ins w:id="578" w:author="Farid Eliecer Ureche Lopez" w:date="2019-10-13T21:58:00Z">
        <w:r w:rsidRPr="00576799">
          <w:rPr>
            <w:rFonts w:eastAsia="Arial"/>
            <w:lang w:val="es-CO"/>
            <w:rPrChange w:id="579" w:author="Farid Eliecer Ureche Lopez" w:date="2019-10-13T21:59:00Z">
              <w:rPr>
                <w:rFonts w:eastAsia="Arial"/>
                <w:lang w:val="es-CO"/>
              </w:rPr>
            </w:rPrChange>
          </w:rPr>
          <w:t xml:space="preserve"> que los datos a procesar son los enviados por </w:t>
        </w:r>
      </w:ins>
      <w:ins w:id="580" w:author="Farid Eliecer Ureche Lopez" w:date="2019-10-13T22:00:00Z">
        <w:r w:rsidR="005D3D94">
          <w:rPr>
            <w:rFonts w:eastAsia="Arial"/>
            <w:lang w:val="es-CO"/>
          </w:rPr>
          <w:t>los</w:t>
        </w:r>
      </w:ins>
      <w:ins w:id="581" w:author="Farid Eliecer Ureche Lopez" w:date="2019-10-13T21:58:00Z">
        <w:r w:rsidRPr="00576799">
          <w:rPr>
            <w:rFonts w:eastAsia="Arial"/>
            <w:lang w:val="es-CO"/>
            <w:rPrChange w:id="582" w:author="Farid Eliecer Ureche Lopez" w:date="2019-10-13T21:59:00Z">
              <w:rPr>
                <w:rFonts w:eastAsia="Arial"/>
                <w:lang w:val="es-CO"/>
              </w:rPr>
            </w:rPrChange>
          </w:rPr>
          <w:t xml:space="preserve"> cliente</w:t>
        </w:r>
      </w:ins>
      <w:ins w:id="583" w:author="Farid Eliecer Ureche Lopez" w:date="2019-10-13T22:00:00Z">
        <w:r w:rsidR="005D3D94">
          <w:rPr>
            <w:rFonts w:eastAsia="Arial"/>
            <w:lang w:val="es-CO"/>
          </w:rPr>
          <w:t>s y proveedores</w:t>
        </w:r>
      </w:ins>
      <w:ins w:id="584" w:author="Farid Eliecer Ureche Lopez" w:date="2019-10-13T21:58:00Z">
        <w:r w:rsidRPr="00576799">
          <w:rPr>
            <w:rFonts w:eastAsia="Arial"/>
            <w:lang w:val="es-CO"/>
            <w:rPrChange w:id="585" w:author="Farid Eliecer Ureche Lopez" w:date="2019-10-13T21:59:00Z">
              <w:rPr>
                <w:rFonts w:eastAsia="Arial"/>
                <w:lang w:val="es-CO"/>
              </w:rPr>
            </w:rPrChange>
          </w:rPr>
          <w:t xml:space="preserve">, con el fin de evitar fraudes. </w:t>
        </w:r>
      </w:ins>
    </w:p>
    <w:p w14:paraId="751FFBEE" w14:textId="4A6541A7" w:rsidR="00576799" w:rsidRPr="005D3D94" w:rsidRDefault="00576799" w:rsidP="005E5AE2">
      <w:pPr>
        <w:pStyle w:val="Prrafodelista"/>
        <w:numPr>
          <w:ilvl w:val="0"/>
          <w:numId w:val="46"/>
        </w:numPr>
        <w:rPr>
          <w:ins w:id="586" w:author="Farid Eliecer Ureche Lopez" w:date="2019-10-13T22:04:00Z"/>
          <w:lang w:val="es-CO"/>
          <w:rPrChange w:id="587" w:author="Farid Eliecer Ureche Lopez" w:date="2019-10-13T22:04:00Z">
            <w:rPr>
              <w:ins w:id="588" w:author="Farid Eliecer Ureche Lopez" w:date="2019-10-13T22:04:00Z"/>
              <w:rFonts w:eastAsia="Arial"/>
              <w:lang w:val="es-CO"/>
            </w:rPr>
          </w:rPrChange>
        </w:rPr>
      </w:pPr>
      <w:ins w:id="589" w:author="Farid Eliecer Ureche Lopez" w:date="2019-10-13T21:59:00Z">
        <w:r w:rsidRPr="005D3D94">
          <w:rPr>
            <w:rFonts w:eastAsia="Arial"/>
            <w:lang w:val="es-CO"/>
            <w:rPrChange w:id="590" w:author="Farid Eliecer Ureche Lopez" w:date="2019-10-13T22:01:00Z">
              <w:rPr>
                <w:rFonts w:eastAsia="Arial"/>
                <w:lang w:val="es-CO"/>
              </w:rPr>
            </w:rPrChange>
          </w:rPr>
          <w:t xml:space="preserve">No repudio: Se debe llevar una traza de cada evento, consumo de servicio y acción realizada desde la aplicación. Permite obtener información para análisis de fallos y comportamiento de </w:t>
        </w:r>
      </w:ins>
      <w:ins w:id="591" w:author="Farid Eliecer Ureche Lopez" w:date="2019-10-13T22:01:00Z">
        <w:r w:rsidR="005D3D94" w:rsidRPr="005D3D94">
          <w:rPr>
            <w:rFonts w:eastAsia="Arial"/>
            <w:lang w:val="es-CO"/>
            <w:rPrChange w:id="592" w:author="Farid Eliecer Ureche Lopez" w:date="2019-10-13T22:01:00Z">
              <w:rPr>
                <w:rFonts w:eastAsia="Arial"/>
                <w:lang w:val="es-CO"/>
              </w:rPr>
            </w:rPrChange>
          </w:rPr>
          <w:t xml:space="preserve">los </w:t>
        </w:r>
      </w:ins>
      <w:ins w:id="593" w:author="Farid Eliecer Ureche Lopez" w:date="2019-10-13T21:59:00Z">
        <w:r w:rsidRPr="005D3D94">
          <w:rPr>
            <w:rFonts w:eastAsia="Arial"/>
            <w:lang w:val="es-CO"/>
            <w:rPrChange w:id="594" w:author="Farid Eliecer Ureche Lopez" w:date="2019-10-13T22:01:00Z">
              <w:rPr>
                <w:rFonts w:eastAsia="Arial"/>
                <w:lang w:val="es-CO"/>
              </w:rPr>
            </w:rPrChange>
          </w:rPr>
          <w:t xml:space="preserve">clientes </w:t>
        </w:r>
      </w:ins>
      <w:ins w:id="595" w:author="Farid Eliecer Ureche Lopez" w:date="2019-10-13T22:01:00Z">
        <w:r w:rsidR="005D3D94" w:rsidRPr="005D3D94">
          <w:rPr>
            <w:rFonts w:eastAsia="Arial"/>
            <w:lang w:val="es-CO"/>
            <w:rPrChange w:id="596" w:author="Farid Eliecer Ureche Lopez" w:date="2019-10-13T22:01:00Z">
              <w:rPr>
                <w:rFonts w:eastAsia="Arial"/>
                <w:lang w:val="es-CO"/>
              </w:rPr>
            </w:rPrChange>
          </w:rPr>
          <w:t xml:space="preserve">y proveedores </w:t>
        </w:r>
      </w:ins>
      <w:ins w:id="597" w:author="Farid Eliecer Ureche Lopez" w:date="2019-10-13T21:59:00Z">
        <w:r w:rsidRPr="005D3D94">
          <w:rPr>
            <w:rFonts w:eastAsia="Arial"/>
            <w:lang w:val="es-CO"/>
            <w:rPrChange w:id="598" w:author="Farid Eliecer Ureche Lopez" w:date="2019-10-13T22:01:00Z">
              <w:rPr>
                <w:rFonts w:eastAsia="Arial"/>
                <w:lang w:val="es-CO"/>
              </w:rPr>
            </w:rPrChange>
          </w:rPr>
          <w:t>sobre la aplicación.</w:t>
        </w:r>
      </w:ins>
    </w:p>
    <w:p w14:paraId="29947EEF" w14:textId="5F3EAE2A" w:rsidR="005D3D94" w:rsidRPr="005D3D94" w:rsidRDefault="005D3D94" w:rsidP="005E5AE2">
      <w:pPr>
        <w:pStyle w:val="Prrafodelista"/>
        <w:numPr>
          <w:ilvl w:val="0"/>
          <w:numId w:val="46"/>
        </w:numPr>
        <w:rPr>
          <w:ins w:id="599" w:author="Farid Eliecer Ureche Lopez" w:date="2019-10-13T22:01:00Z"/>
          <w:rFonts w:eastAsia="Arial"/>
          <w:lang w:val="es-CO"/>
          <w:rPrChange w:id="600" w:author="Farid Eliecer Ureche Lopez" w:date="2019-10-13T22:05:00Z">
            <w:rPr>
              <w:ins w:id="601" w:author="Farid Eliecer Ureche Lopez" w:date="2019-10-13T22:01:00Z"/>
              <w:rFonts w:eastAsia="Arial"/>
              <w:lang w:val="es-CO"/>
            </w:rPr>
          </w:rPrChange>
        </w:rPr>
      </w:pPr>
      <w:ins w:id="602" w:author="Farid Eliecer Ureche Lopez" w:date="2019-10-13T22:04:00Z">
        <w:r w:rsidRPr="005D3D94">
          <w:rPr>
            <w:rFonts w:eastAsia="Arial"/>
            <w:lang w:val="es-CO"/>
            <w:rPrChange w:id="603" w:author="Farid Eliecer Ureche Lopez" w:date="2019-10-13T22:05:00Z">
              <w:rPr>
                <w:rFonts w:ascii="Helvetica" w:hAnsi="Helvetica" w:cs="Helvetica"/>
                <w:b/>
                <w:bCs/>
                <w:color w:val="444444"/>
                <w:sz w:val="21"/>
                <w:szCs w:val="21"/>
                <w:shd w:val="clear" w:color="auto" w:fill="FFFFFF"/>
              </w:rPr>
            </w:rPrChange>
          </w:rPr>
          <w:t>Autenticidad</w:t>
        </w:r>
      </w:ins>
      <w:ins w:id="604" w:author="Farid Eliecer Ureche Lopez" w:date="2019-10-13T22:05:00Z">
        <w:r>
          <w:rPr>
            <w:rFonts w:eastAsia="Arial"/>
            <w:lang w:val="es-CO"/>
          </w:rPr>
          <w:t xml:space="preserve">: Garantizar </w:t>
        </w:r>
      </w:ins>
      <w:ins w:id="605" w:author="Farid Eliecer Ureche Lopez" w:date="2019-10-13T22:04:00Z">
        <w:r w:rsidRPr="005D3D94">
          <w:rPr>
            <w:rFonts w:eastAsia="Arial"/>
            <w:lang w:val="es-CO"/>
            <w:rPrChange w:id="606" w:author="Farid Eliecer Ureche Lopez" w:date="2019-10-13T22:05:00Z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</w:rPrChange>
          </w:rPr>
          <w:t xml:space="preserve">la identidad de un </w:t>
        </w:r>
      </w:ins>
      <w:ins w:id="607" w:author="Farid Eliecer Ureche Lopez" w:date="2019-10-13T22:05:00Z">
        <w:r>
          <w:rPr>
            <w:rFonts w:eastAsia="Arial"/>
            <w:lang w:val="es-CO"/>
          </w:rPr>
          <w:t xml:space="preserve">cliente </w:t>
        </w:r>
      </w:ins>
      <w:ins w:id="608" w:author="Farid Eliecer Ureche Lopez" w:date="2019-10-13T22:04:00Z">
        <w:r w:rsidRPr="005D3D94">
          <w:rPr>
            <w:rFonts w:eastAsia="Arial"/>
            <w:lang w:val="es-CO"/>
            <w:rPrChange w:id="609" w:author="Farid Eliecer Ureche Lopez" w:date="2019-10-13T22:05:00Z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</w:rPrChange>
          </w:rPr>
          <w:t xml:space="preserve">o un </w:t>
        </w:r>
      </w:ins>
      <w:ins w:id="610" w:author="Farid Eliecer Ureche Lopez" w:date="2019-10-13T22:05:00Z">
        <w:r>
          <w:rPr>
            <w:rFonts w:eastAsia="Arial"/>
            <w:lang w:val="es-CO"/>
          </w:rPr>
          <w:t>proveedor</w:t>
        </w:r>
      </w:ins>
      <w:ins w:id="611" w:author="Farid Eliecer Ureche Lopez" w:date="2019-10-13T22:04:00Z">
        <w:r w:rsidRPr="005D3D94">
          <w:rPr>
            <w:rFonts w:eastAsia="Arial"/>
            <w:lang w:val="es-CO"/>
            <w:rPrChange w:id="612" w:author="Farid Eliecer Ureche Lopez" w:date="2019-10-13T22:05:00Z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</w:rPrChange>
          </w:rPr>
          <w:t>.</w:t>
        </w:r>
      </w:ins>
    </w:p>
    <w:p w14:paraId="2DC5E3CE" w14:textId="77777777" w:rsidR="005D3D94" w:rsidRPr="005D3D94" w:rsidRDefault="005D3D94" w:rsidP="005D3D94">
      <w:pPr>
        <w:pStyle w:val="Prrafodelista"/>
        <w:rPr>
          <w:lang w:val="es-CO"/>
          <w:rPrChange w:id="613" w:author="Farid Eliecer Ureche Lopez" w:date="2019-10-13T22:01:00Z">
            <w:rPr>
              <w:rFonts w:ascii="Arial" w:hAnsi="Arial" w:cs="Arial"/>
              <w:lang w:val="es-CO"/>
            </w:rPr>
          </w:rPrChange>
        </w:rPr>
        <w:pPrChange w:id="614" w:author="Farid Eliecer Ureche Lopez" w:date="2019-10-13T22:01:00Z">
          <w:pPr>
            <w:pStyle w:val="InfoBlue"/>
          </w:pPr>
        </w:pPrChange>
      </w:pPr>
    </w:p>
    <w:p w14:paraId="0FE46744" w14:textId="77777777" w:rsidR="002A6379" w:rsidRDefault="002A6379" w:rsidP="00CE4A5E">
      <w:pPr>
        <w:pStyle w:val="Ttulo4"/>
        <w:rPr>
          <w:lang w:val="es-CO"/>
        </w:rPr>
      </w:pPr>
      <w:r w:rsidRPr="002A6379">
        <w:rPr>
          <w:lang w:val="es-CO"/>
        </w:rPr>
        <w:t>Disponibilidad / Escalabilidad</w:t>
      </w:r>
      <w:r w:rsidRPr="002A6379">
        <w:rPr>
          <w:lang w:val="es-CO"/>
        </w:rPr>
        <w:tab/>
      </w:r>
    </w:p>
    <w:p w14:paraId="62D64DB0" w14:textId="5D8282F7" w:rsidR="002F0E84" w:rsidRPr="00574043" w:rsidDel="000770E8" w:rsidRDefault="002F0E84" w:rsidP="00CE4A5E">
      <w:pPr>
        <w:pStyle w:val="InfoBlue"/>
        <w:rPr>
          <w:del w:id="615" w:author="Farid Eliecer Ureche Lopez" w:date="2019-10-13T22:29:00Z"/>
          <w:rFonts w:ascii="Arial" w:hAnsi="Arial" w:cs="Arial"/>
          <w:lang w:val="es-CO"/>
        </w:rPr>
      </w:pPr>
      <w:del w:id="616" w:author="Farid Eliecer Ureche Lopez" w:date="2019-10-13T22:29:00Z">
        <w:r w:rsidRPr="00574043" w:rsidDel="000770E8">
          <w:rPr>
            <w:rFonts w:ascii="Arial" w:hAnsi="Arial" w:cs="Arial"/>
            <w:lang w:val="es-CO"/>
          </w:rPr>
          <w:delText>&lt;Calidad que se espera cumplir con el atributo de calidad&gt;</w:delText>
        </w:r>
      </w:del>
    </w:p>
    <w:p w14:paraId="4417DB2E" w14:textId="2A0749F0" w:rsidR="005D3D94" w:rsidRPr="000770E8" w:rsidDel="000770E8" w:rsidRDefault="002F0E84" w:rsidP="005E5AE2">
      <w:pPr>
        <w:pStyle w:val="Prrafodelista"/>
        <w:numPr>
          <w:ilvl w:val="0"/>
          <w:numId w:val="46"/>
        </w:numPr>
        <w:rPr>
          <w:del w:id="617" w:author="Farid Eliecer Ureche Lopez" w:date="2019-10-13T22:29:00Z"/>
          <w:lang w:val="es-CO"/>
          <w:rPrChange w:id="618" w:author="Farid Eliecer Ureche Lopez" w:date="2019-10-13T22:29:00Z">
            <w:rPr>
              <w:del w:id="619" w:author="Farid Eliecer Ureche Lopez" w:date="2019-10-13T22:29:00Z"/>
              <w:rFonts w:ascii="Arial" w:hAnsi="Arial" w:cs="Arial"/>
              <w:lang w:val="es-CO"/>
            </w:rPr>
          </w:rPrChange>
        </w:rPr>
        <w:pPrChange w:id="620" w:author="Farid Eliecer Ureche Lopez" w:date="2019-10-13T22:01:00Z">
          <w:pPr>
            <w:pStyle w:val="InfoBlue"/>
          </w:pPr>
        </w:pPrChange>
      </w:pPr>
      <w:del w:id="621" w:author="Farid Eliecer Ureche Lopez" w:date="2019-10-13T22:29:00Z">
        <w:r w:rsidRPr="000770E8" w:rsidDel="000770E8">
          <w:rPr>
            <w:rFonts w:ascii="Arial" w:hAnsi="Arial" w:cs="Arial"/>
            <w:lang w:val="es-CO"/>
            <w:rPrChange w:id="622" w:author="Farid Eliecer Ureche Lopez" w:date="2019-10-13T22:29:00Z">
              <w:rPr>
                <w:rFonts w:ascii="Arial" w:hAnsi="Arial" w:cs="Arial"/>
                <w:lang w:val="es-CO"/>
              </w:rPr>
            </w:rPrChange>
          </w:rPr>
          <w:delText>&lt;Importancia del atributo de calidad para el sistema.&gt;</w:delText>
        </w:r>
      </w:del>
      <w:ins w:id="623" w:author="Farid Eliecer Ureche Lopez" w:date="2019-10-13T22:01:00Z">
        <w:r w:rsidR="005D3D94" w:rsidRPr="000770E8">
          <w:rPr>
            <w:rFonts w:eastAsia="Arial"/>
            <w:lang w:val="es-CO"/>
            <w:rPrChange w:id="624" w:author="Farid Eliecer Ureche Lopez" w:date="2019-10-13T22:29:00Z">
              <w:rPr>
                <w:rFonts w:eastAsia="Arial"/>
                <w:lang w:val="es-CO"/>
              </w:rPr>
            </w:rPrChange>
          </w:rPr>
          <w:t xml:space="preserve">Disponibilidad: Mantener operatividad de la aplicación un 99.7%, garantizando la experiencia en el proceso de </w:t>
        </w:r>
      </w:ins>
      <w:ins w:id="625" w:author="Farid Eliecer Ureche Lopez" w:date="2019-10-13T22:02:00Z">
        <w:r w:rsidR="005D3D94" w:rsidRPr="000770E8">
          <w:rPr>
            <w:rFonts w:eastAsia="Arial"/>
            <w:lang w:val="es-CO"/>
            <w:rPrChange w:id="626" w:author="Farid Eliecer Ureche Lopez" w:date="2019-10-13T22:29:00Z">
              <w:rPr>
                <w:rFonts w:eastAsia="Arial"/>
                <w:lang w:val="es-CO"/>
              </w:rPr>
            </w:rPrChange>
          </w:rPr>
          <w:t>cotización y oferta sobre la misma</w:t>
        </w:r>
      </w:ins>
      <w:ins w:id="627" w:author="Farid Eliecer Ureche Lopez" w:date="2019-10-13T22:01:00Z">
        <w:r w:rsidR="005D3D94" w:rsidRPr="000770E8">
          <w:rPr>
            <w:rFonts w:eastAsia="Arial"/>
            <w:lang w:val="es-CO"/>
            <w:rPrChange w:id="628" w:author="Farid Eliecer Ureche Lopez" w:date="2019-10-13T22:29:00Z">
              <w:rPr>
                <w:rFonts w:eastAsia="Arial"/>
                <w:lang w:val="es-CO"/>
              </w:rPr>
            </w:rPrChange>
          </w:rPr>
          <w:t>.</w:t>
        </w:r>
      </w:ins>
    </w:p>
    <w:p w14:paraId="43F664C7" w14:textId="31640D24" w:rsidR="002A6379" w:rsidRPr="000770E8" w:rsidDel="000770E8" w:rsidRDefault="002A6379" w:rsidP="005E5AE2">
      <w:pPr>
        <w:pStyle w:val="Prrafodelista"/>
        <w:numPr>
          <w:ilvl w:val="0"/>
          <w:numId w:val="46"/>
        </w:numPr>
        <w:rPr>
          <w:del w:id="629" w:author="Farid Eliecer Ureche Lopez" w:date="2019-10-13T22:29:00Z"/>
          <w:lang w:val="es-CO"/>
          <w:rPrChange w:id="630" w:author="Farid Eliecer Ureche Lopez" w:date="2019-10-13T22:29:00Z">
            <w:rPr>
              <w:del w:id="631" w:author="Farid Eliecer Ureche Lopez" w:date="2019-10-13T22:29:00Z"/>
              <w:lang w:val="es-CO"/>
            </w:rPr>
          </w:rPrChange>
        </w:rPr>
        <w:pPrChange w:id="632" w:author="Farid Eliecer Ureche Lopez" w:date="2019-10-13T22:29:00Z">
          <w:pPr>
            <w:pStyle w:val="Ttulo4"/>
          </w:pPr>
        </w:pPrChange>
      </w:pPr>
      <w:del w:id="633" w:author="Farid Eliecer Ureche Lopez" w:date="2019-10-13T22:29:00Z">
        <w:r w:rsidRPr="000770E8" w:rsidDel="000770E8">
          <w:rPr>
            <w:lang w:val="es-CO"/>
            <w:rPrChange w:id="634" w:author="Farid Eliecer Ureche Lopez" w:date="2019-10-13T22:29:00Z">
              <w:rPr>
                <w:lang w:val="es-CO"/>
              </w:rPr>
            </w:rPrChange>
          </w:rPr>
          <w:delText>Escalabilidad</w:delText>
        </w:r>
        <w:r w:rsidRPr="000770E8" w:rsidDel="000770E8">
          <w:rPr>
            <w:lang w:val="es-CO"/>
            <w:rPrChange w:id="635" w:author="Farid Eliecer Ureche Lopez" w:date="2019-10-13T22:29:00Z">
              <w:rPr>
                <w:lang w:val="es-CO"/>
              </w:rPr>
            </w:rPrChange>
          </w:rPr>
          <w:tab/>
        </w:r>
      </w:del>
    </w:p>
    <w:p w14:paraId="46E2C518" w14:textId="19EF3A71" w:rsidR="002F0E84" w:rsidRPr="00574043" w:rsidDel="000770E8" w:rsidRDefault="002F0E84" w:rsidP="000770E8">
      <w:pPr>
        <w:pStyle w:val="Prrafodelista"/>
        <w:rPr>
          <w:del w:id="636" w:author="Farid Eliecer Ureche Lopez" w:date="2019-10-13T22:29:00Z"/>
          <w:rFonts w:ascii="Arial" w:hAnsi="Arial" w:cs="Arial"/>
          <w:lang w:val="es-CO"/>
        </w:rPr>
        <w:pPrChange w:id="637" w:author="Farid Eliecer Ureche Lopez" w:date="2019-10-13T22:29:00Z">
          <w:pPr>
            <w:pStyle w:val="InfoBlue"/>
          </w:pPr>
        </w:pPrChange>
      </w:pPr>
      <w:del w:id="638" w:author="Farid Eliecer Ureche Lopez" w:date="2019-10-13T22:29:00Z">
        <w:r w:rsidRPr="00574043" w:rsidDel="000770E8">
          <w:rPr>
            <w:rFonts w:ascii="Arial" w:hAnsi="Arial" w:cs="Arial"/>
            <w:lang w:val="es-CO"/>
          </w:rPr>
          <w:delText>&lt;Calidad que se espera cumplir con el atributo de calidad&gt;</w:delText>
        </w:r>
      </w:del>
    </w:p>
    <w:p w14:paraId="2AFE6AEF" w14:textId="1B2A35A2" w:rsidR="005D3D94" w:rsidRPr="005D3D94" w:rsidRDefault="002F0E84" w:rsidP="000770E8">
      <w:pPr>
        <w:pStyle w:val="Prrafodelista"/>
        <w:rPr>
          <w:lang w:val="es-CO"/>
          <w:rPrChange w:id="639" w:author="Farid Eliecer Ureche Lopez" w:date="2019-10-13T22:07:00Z">
            <w:rPr>
              <w:rFonts w:ascii="Arial" w:hAnsi="Arial" w:cs="Arial"/>
              <w:lang w:val="es-CO"/>
            </w:rPr>
          </w:rPrChange>
        </w:rPr>
        <w:pPrChange w:id="640" w:author="Farid Eliecer Ureche Lopez" w:date="2019-10-13T22:29:00Z">
          <w:pPr>
            <w:pStyle w:val="InfoBlue"/>
          </w:pPr>
        </w:pPrChange>
      </w:pPr>
      <w:del w:id="641" w:author="Farid Eliecer Ureche Lopez" w:date="2019-10-13T22:29:00Z">
        <w:r w:rsidRPr="00574043" w:rsidDel="000770E8">
          <w:rPr>
            <w:rFonts w:ascii="Arial" w:hAnsi="Arial" w:cs="Arial"/>
            <w:lang w:val="es-CO"/>
          </w:rPr>
          <w:delText>&lt;Importancia del atributo de calidad para el sistema.&gt;</w:delText>
        </w:r>
      </w:del>
    </w:p>
    <w:p w14:paraId="3F1DD474" w14:textId="77777777" w:rsidR="002A6379" w:rsidRDefault="002A6379" w:rsidP="00CE4A5E">
      <w:pPr>
        <w:pStyle w:val="Ttulo4"/>
        <w:rPr>
          <w:lang w:val="es-CO"/>
        </w:rPr>
      </w:pPr>
      <w:r w:rsidRPr="002A6379">
        <w:rPr>
          <w:lang w:val="es-CO"/>
        </w:rPr>
        <w:t>Interoperabilidad</w:t>
      </w:r>
      <w:r w:rsidRPr="002A6379">
        <w:rPr>
          <w:lang w:val="es-CO"/>
        </w:rPr>
        <w:tab/>
      </w:r>
    </w:p>
    <w:p w14:paraId="11CA0217" w14:textId="4B098DD5" w:rsidR="002F0E84" w:rsidRPr="00574043" w:rsidDel="000770E8" w:rsidRDefault="002F0E84" w:rsidP="00CE4A5E">
      <w:pPr>
        <w:pStyle w:val="InfoBlue"/>
        <w:rPr>
          <w:del w:id="642" w:author="Farid Eliecer Ureche Lopez" w:date="2019-10-13T22:29:00Z"/>
          <w:rFonts w:ascii="Arial" w:hAnsi="Arial" w:cs="Arial"/>
          <w:lang w:val="es-CO"/>
        </w:rPr>
      </w:pPr>
      <w:del w:id="643" w:author="Farid Eliecer Ureche Lopez" w:date="2019-10-13T22:29:00Z">
        <w:r w:rsidRPr="00574043" w:rsidDel="000770E8">
          <w:rPr>
            <w:rFonts w:ascii="Arial" w:hAnsi="Arial" w:cs="Arial"/>
            <w:lang w:val="es-CO"/>
          </w:rPr>
          <w:delText>&lt;Calidad que se espera cumplir con el atributo de calidad&gt;</w:delText>
        </w:r>
      </w:del>
    </w:p>
    <w:p w14:paraId="2B6A7E9B" w14:textId="492707EA" w:rsidR="00685952" w:rsidRDefault="002F0E84" w:rsidP="00685952">
      <w:pPr>
        <w:pStyle w:val="Prrafodelista"/>
        <w:numPr>
          <w:ilvl w:val="0"/>
          <w:numId w:val="46"/>
        </w:numPr>
        <w:rPr>
          <w:ins w:id="644" w:author="Farid Eliecer Ureche Lopez" w:date="2019-10-13T22:12:00Z"/>
          <w:rFonts w:eastAsia="Arial"/>
          <w:lang w:val="es-CO"/>
        </w:rPr>
      </w:pPr>
      <w:del w:id="645" w:author="Farid Eliecer Ureche Lopez" w:date="2019-10-13T22:29:00Z">
        <w:r w:rsidRPr="00574043" w:rsidDel="000770E8">
          <w:rPr>
            <w:rFonts w:ascii="Arial" w:hAnsi="Arial" w:cs="Arial"/>
            <w:lang w:val="es-CO"/>
          </w:rPr>
          <w:delText>&lt;Importancia del atributo de calidad para el sistema.&gt;</w:delText>
        </w:r>
      </w:del>
      <w:ins w:id="646" w:author="Farid Eliecer Ureche Lopez" w:date="2019-10-13T22:11:00Z">
        <w:r w:rsidR="00685952" w:rsidRPr="00685952">
          <w:rPr>
            <w:rFonts w:eastAsia="Arial"/>
            <w:lang w:val="es-CO"/>
            <w:rPrChange w:id="647" w:author="Farid Eliecer Ureche Lopez" w:date="2019-10-13T22:12:00Z">
              <w:rPr>
                <w:rFonts w:ascii="Helvetica" w:hAnsi="Helvetica" w:cs="Helvetica"/>
                <w:b/>
                <w:bCs/>
                <w:color w:val="444444"/>
                <w:sz w:val="21"/>
                <w:szCs w:val="21"/>
                <w:shd w:val="clear" w:color="auto" w:fill="FFFFFF"/>
              </w:rPr>
            </w:rPrChange>
          </w:rPr>
          <w:t xml:space="preserve">Interoperabilidad: Permitir que varias aplicaciones sin importer el lenguaje de programación en el que </w:t>
        </w:r>
      </w:ins>
      <w:ins w:id="648" w:author="Farid Eliecer Ureche Lopez" w:date="2019-10-13T22:14:00Z">
        <w:r w:rsidR="00685952" w:rsidRPr="00685952">
          <w:rPr>
            <w:rFonts w:eastAsia="Arial"/>
            <w:lang w:val="es-CO"/>
            <w:rPrChange w:id="649" w:author="Farid Eliecer Ureche Lopez" w:date="2019-10-13T22:12:00Z">
              <w:rPr>
                <w:rFonts w:eastAsia="Arial"/>
                <w:lang w:val="es-CO"/>
              </w:rPr>
            </w:rPrChange>
          </w:rPr>
          <w:t>están</w:t>
        </w:r>
      </w:ins>
      <w:ins w:id="650" w:author="Farid Eliecer Ureche Lopez" w:date="2019-10-13T22:11:00Z">
        <w:r w:rsidR="00685952" w:rsidRPr="00685952">
          <w:rPr>
            <w:rFonts w:eastAsia="Arial"/>
            <w:lang w:val="es-CO"/>
            <w:rPrChange w:id="651" w:author="Farid Eliecer Ureche Lopez" w:date="2019-10-13T22:12:00Z">
              <w:rPr>
                <w:rFonts w:ascii="Helvetica" w:hAnsi="Helvetica" w:cs="Helvetica"/>
                <w:b/>
                <w:bCs/>
                <w:color w:val="444444"/>
                <w:sz w:val="21"/>
                <w:szCs w:val="21"/>
                <w:shd w:val="clear" w:color="auto" w:fill="FFFFFF"/>
              </w:rPr>
            </w:rPrChange>
          </w:rPr>
          <w:t xml:space="preserve"> escrito puedan </w:t>
        </w:r>
      </w:ins>
      <w:ins w:id="652" w:author="Farid Eliecer Ureche Lopez" w:date="2019-10-13T22:12:00Z">
        <w:r w:rsidR="00685952" w:rsidRPr="00685952">
          <w:rPr>
            <w:rFonts w:eastAsia="Arial"/>
            <w:lang w:val="es-CO"/>
            <w:rPrChange w:id="653" w:author="Farid Eliecer Ureche Lopez" w:date="2019-10-13T22:12:00Z">
              <w:rPr>
                <w:rFonts w:ascii="Helvetica" w:hAnsi="Helvetica" w:cs="Helvetica"/>
                <w:b/>
                <w:bCs/>
                <w:color w:val="444444"/>
                <w:sz w:val="21"/>
                <w:szCs w:val="21"/>
                <w:shd w:val="clear" w:color="auto" w:fill="FFFFFF"/>
              </w:rPr>
            </w:rPrChange>
          </w:rPr>
          <w:t>interactuar con las funcionalidades de negocio definidas en la herramienta.</w:t>
        </w:r>
      </w:ins>
    </w:p>
    <w:p w14:paraId="095C0013" w14:textId="62F1DA14" w:rsidR="00685952" w:rsidRPr="00685952" w:rsidDel="00685952" w:rsidRDefault="00685952" w:rsidP="00685952">
      <w:pPr>
        <w:pStyle w:val="Prrafodelista"/>
        <w:numPr>
          <w:ilvl w:val="0"/>
          <w:numId w:val="46"/>
        </w:numPr>
        <w:rPr>
          <w:del w:id="654" w:author="Farid Eliecer Ureche Lopez" w:date="2019-10-13T22:14:00Z"/>
          <w:rFonts w:eastAsia="Arial"/>
          <w:lang w:val="es-CO"/>
          <w:rPrChange w:id="655" w:author="Farid Eliecer Ureche Lopez" w:date="2019-10-13T22:12:00Z">
            <w:rPr>
              <w:del w:id="656" w:author="Farid Eliecer Ureche Lopez" w:date="2019-10-13T22:14:00Z"/>
              <w:rFonts w:ascii="Arial" w:hAnsi="Arial" w:cs="Arial"/>
              <w:lang w:val="es-CO"/>
            </w:rPr>
          </w:rPrChange>
        </w:rPr>
        <w:pPrChange w:id="657" w:author="Farid Eliecer Ureche Lopez" w:date="2019-10-13T22:12:00Z">
          <w:pPr>
            <w:pStyle w:val="InfoBlue"/>
          </w:pPr>
        </w:pPrChange>
      </w:pPr>
    </w:p>
    <w:p w14:paraId="75FBBD04" w14:textId="1063200B" w:rsidR="002A6379" w:rsidDel="000770E8" w:rsidRDefault="002A6379" w:rsidP="00CE4A5E">
      <w:pPr>
        <w:pStyle w:val="Ttulo4"/>
        <w:rPr>
          <w:del w:id="658" w:author="Farid Eliecer Ureche Lopez" w:date="2019-10-13T22:29:00Z"/>
          <w:lang w:val="es-CO"/>
        </w:rPr>
      </w:pPr>
      <w:del w:id="659" w:author="Farid Eliecer Ureche Lopez" w:date="2019-10-13T22:29:00Z">
        <w:r w:rsidRPr="002A6379" w:rsidDel="000770E8">
          <w:rPr>
            <w:lang w:val="es-CO"/>
          </w:rPr>
          <w:delText>Performance</w:delText>
        </w:r>
      </w:del>
    </w:p>
    <w:p w14:paraId="7BBDA951" w14:textId="7D726374" w:rsidR="002F0E84" w:rsidRPr="00574043" w:rsidDel="000770E8" w:rsidRDefault="002F0E84" w:rsidP="00CE4A5E">
      <w:pPr>
        <w:pStyle w:val="InfoBlue"/>
        <w:rPr>
          <w:del w:id="660" w:author="Farid Eliecer Ureche Lopez" w:date="2019-10-13T22:29:00Z"/>
          <w:rFonts w:ascii="Arial" w:hAnsi="Arial" w:cs="Arial"/>
          <w:lang w:val="es-CO"/>
        </w:rPr>
      </w:pPr>
      <w:del w:id="661" w:author="Farid Eliecer Ureche Lopez" w:date="2019-10-13T22:29:00Z">
        <w:r w:rsidRPr="00574043" w:rsidDel="000770E8">
          <w:rPr>
            <w:rFonts w:ascii="Arial" w:hAnsi="Arial" w:cs="Arial"/>
            <w:lang w:val="es-CO"/>
          </w:rPr>
          <w:delText>&lt;Calidad que se espera cumplir con el atributo de calidad&gt;</w:delText>
        </w:r>
      </w:del>
    </w:p>
    <w:p w14:paraId="4DB95482" w14:textId="44D02B26" w:rsidR="002F0E84" w:rsidRPr="00574043" w:rsidDel="000770E8" w:rsidRDefault="002F0E84" w:rsidP="00CE4A5E">
      <w:pPr>
        <w:pStyle w:val="InfoBlue"/>
        <w:rPr>
          <w:del w:id="662" w:author="Farid Eliecer Ureche Lopez" w:date="2019-10-13T22:29:00Z"/>
          <w:rFonts w:ascii="Arial" w:hAnsi="Arial" w:cs="Arial"/>
          <w:lang w:val="es-CO"/>
        </w:rPr>
      </w:pPr>
      <w:del w:id="663" w:author="Farid Eliecer Ureche Lopez" w:date="2019-10-13T22:29:00Z">
        <w:r w:rsidRPr="00574043" w:rsidDel="000770E8">
          <w:rPr>
            <w:rFonts w:ascii="Arial" w:hAnsi="Arial" w:cs="Arial"/>
            <w:lang w:val="es-CO"/>
          </w:rPr>
          <w:delText>&lt;Importancia del atributo de calidad para el sistema.&gt;</w:delText>
        </w:r>
      </w:del>
    </w:p>
    <w:p w14:paraId="745D0BCD" w14:textId="77777777" w:rsidR="002A6379" w:rsidRDefault="002A6379" w:rsidP="00CE4A5E">
      <w:pPr>
        <w:pStyle w:val="Ttulo4"/>
        <w:rPr>
          <w:lang w:val="es-CO"/>
        </w:rPr>
      </w:pPr>
      <w:r w:rsidRPr="002A6379">
        <w:rPr>
          <w:lang w:val="es-CO"/>
        </w:rPr>
        <w:t>Mantenibilidad/Manejabilidad</w:t>
      </w:r>
    </w:p>
    <w:p w14:paraId="29F5B4A8" w14:textId="0D8AB47A" w:rsidR="002F0E84" w:rsidRPr="00574043" w:rsidDel="000770E8" w:rsidRDefault="002F0E84" w:rsidP="00CE4A5E">
      <w:pPr>
        <w:pStyle w:val="InfoBlue"/>
        <w:rPr>
          <w:del w:id="664" w:author="Farid Eliecer Ureche Lopez" w:date="2019-10-13T22:29:00Z"/>
          <w:rFonts w:ascii="Arial" w:hAnsi="Arial" w:cs="Arial"/>
          <w:lang w:val="es-CO"/>
        </w:rPr>
      </w:pPr>
      <w:del w:id="665" w:author="Farid Eliecer Ureche Lopez" w:date="2019-10-13T22:29:00Z">
        <w:r w:rsidRPr="00574043" w:rsidDel="000770E8">
          <w:rPr>
            <w:rFonts w:ascii="Arial" w:hAnsi="Arial" w:cs="Arial"/>
            <w:lang w:val="es-CO"/>
          </w:rPr>
          <w:delText>&lt;Calidad que se espera cumplir con el atributo de calidad&gt;</w:delText>
        </w:r>
      </w:del>
    </w:p>
    <w:p w14:paraId="462F9AE6" w14:textId="4EFBCFCA" w:rsidR="00685952" w:rsidRPr="00685952" w:rsidRDefault="002F0E84" w:rsidP="00685952">
      <w:pPr>
        <w:pStyle w:val="Prrafodelista"/>
        <w:numPr>
          <w:ilvl w:val="0"/>
          <w:numId w:val="46"/>
        </w:numPr>
        <w:rPr>
          <w:ins w:id="666" w:author="Farid Eliecer Ureche Lopez" w:date="2019-10-13T22:16:00Z"/>
          <w:lang w:val="es-CO"/>
          <w:rPrChange w:id="667" w:author="Farid Eliecer Ureche Lopez" w:date="2019-10-13T22:16:00Z">
            <w:rPr>
              <w:ins w:id="668" w:author="Farid Eliecer Ureche Lopez" w:date="2019-10-13T22:16:00Z"/>
              <w:highlight w:val="yellow"/>
              <w:lang w:val="es-CO"/>
            </w:rPr>
          </w:rPrChange>
        </w:rPr>
      </w:pPr>
      <w:del w:id="669" w:author="Farid Eliecer Ureche Lopez" w:date="2019-10-13T22:29:00Z">
        <w:r w:rsidRPr="00574043" w:rsidDel="000770E8">
          <w:rPr>
            <w:rFonts w:ascii="Arial" w:hAnsi="Arial" w:cs="Arial"/>
            <w:lang w:val="es-CO"/>
          </w:rPr>
          <w:delText>&lt;Importancia del atributo de calidad para el sistema.&gt;</w:delText>
        </w:r>
      </w:del>
      <w:ins w:id="670" w:author="Farid Eliecer Ureche Lopez" w:date="2019-10-13T22:16:00Z">
        <w:r w:rsidR="00685952" w:rsidRPr="00685952">
          <w:rPr>
            <w:rFonts w:eastAsia="Arial"/>
            <w:lang w:val="es-CO"/>
            <w:rPrChange w:id="671" w:author="Farid Eliecer Ureche Lopez" w:date="2019-10-13T22:16:00Z">
              <w:rPr>
                <w:rFonts w:eastAsia="Arial"/>
                <w:lang w:val="es-CO"/>
              </w:rPr>
            </w:rPrChange>
          </w:rPr>
          <w:t xml:space="preserve">Modularidad: Integraciones de tecnologías, herramientas y desarrollos para desacoplar la estructura de la </w:t>
        </w:r>
        <w:r w:rsidR="00685952">
          <w:rPr>
            <w:rFonts w:eastAsia="Arial"/>
            <w:lang w:val="es-CO"/>
          </w:rPr>
          <w:t>aplicación</w:t>
        </w:r>
        <w:r w:rsidR="00685952" w:rsidRPr="00685952">
          <w:rPr>
            <w:rFonts w:eastAsia="Arial"/>
            <w:lang w:val="es-CO"/>
            <w:rPrChange w:id="672" w:author="Farid Eliecer Ureche Lopez" w:date="2019-10-13T22:16:00Z">
              <w:rPr>
                <w:rFonts w:eastAsia="Arial"/>
                <w:lang w:val="es-CO"/>
              </w:rPr>
            </w:rPrChange>
          </w:rPr>
          <w:t>. Con el fin de aumentar la granularidad de los componentes.</w:t>
        </w:r>
      </w:ins>
    </w:p>
    <w:p w14:paraId="263678F2" w14:textId="7C00F0B5" w:rsidR="00685952" w:rsidRPr="00685952" w:rsidDel="00685952" w:rsidRDefault="00685952" w:rsidP="00685952">
      <w:pPr>
        <w:pStyle w:val="Textoindependiente"/>
        <w:rPr>
          <w:del w:id="673" w:author="Farid Eliecer Ureche Lopez" w:date="2019-10-13T22:16:00Z"/>
          <w:lang w:val="es-CO"/>
          <w:rPrChange w:id="674" w:author="Farid Eliecer Ureche Lopez" w:date="2019-10-13T22:15:00Z">
            <w:rPr>
              <w:del w:id="675" w:author="Farid Eliecer Ureche Lopez" w:date="2019-10-13T22:16:00Z"/>
              <w:rFonts w:ascii="Arial" w:hAnsi="Arial" w:cs="Arial"/>
              <w:lang w:val="es-CO"/>
            </w:rPr>
          </w:rPrChange>
        </w:rPr>
        <w:pPrChange w:id="676" w:author="Farid Eliecer Ureche Lopez" w:date="2019-10-13T22:15:00Z">
          <w:pPr>
            <w:pStyle w:val="InfoBlue"/>
          </w:pPr>
        </w:pPrChange>
      </w:pPr>
    </w:p>
    <w:p w14:paraId="261F76AB" w14:textId="3E8E731C" w:rsidR="002A6379" w:rsidDel="000770E8" w:rsidRDefault="002A6379" w:rsidP="00CE4A5E">
      <w:pPr>
        <w:pStyle w:val="Ttulo4"/>
        <w:rPr>
          <w:del w:id="677" w:author="Farid Eliecer Ureche Lopez" w:date="2019-10-13T22:29:00Z"/>
          <w:lang w:val="es-CO"/>
        </w:rPr>
      </w:pPr>
      <w:del w:id="678" w:author="Farid Eliecer Ureche Lopez" w:date="2019-10-13T22:29:00Z">
        <w:r w:rsidRPr="002A6379" w:rsidDel="000770E8">
          <w:rPr>
            <w:lang w:val="es-CO"/>
          </w:rPr>
          <w:delText>Reusabilidad</w:delText>
        </w:r>
      </w:del>
    </w:p>
    <w:p w14:paraId="62E617AD" w14:textId="0DAC0CEE" w:rsidR="002F0E84" w:rsidRPr="00574043" w:rsidDel="000770E8" w:rsidRDefault="002F0E84" w:rsidP="00CE4A5E">
      <w:pPr>
        <w:pStyle w:val="InfoBlue"/>
        <w:rPr>
          <w:del w:id="679" w:author="Farid Eliecer Ureche Lopez" w:date="2019-10-13T22:29:00Z"/>
          <w:rFonts w:ascii="Arial" w:hAnsi="Arial" w:cs="Arial"/>
          <w:lang w:val="es-CO"/>
        </w:rPr>
      </w:pPr>
      <w:del w:id="680" w:author="Farid Eliecer Ureche Lopez" w:date="2019-10-13T22:29:00Z">
        <w:r w:rsidRPr="00574043" w:rsidDel="000770E8">
          <w:rPr>
            <w:rFonts w:ascii="Arial" w:hAnsi="Arial" w:cs="Arial"/>
            <w:lang w:val="es-CO"/>
          </w:rPr>
          <w:delText>&lt;Calidad que se espera cumplir con el atributo de calidad&gt;</w:delText>
        </w:r>
      </w:del>
    </w:p>
    <w:p w14:paraId="197678D6" w14:textId="5E42C0B4" w:rsidR="002F0E84" w:rsidRPr="00574043" w:rsidDel="000770E8" w:rsidRDefault="002F0E84" w:rsidP="00CE4A5E">
      <w:pPr>
        <w:pStyle w:val="InfoBlue"/>
        <w:rPr>
          <w:del w:id="681" w:author="Farid Eliecer Ureche Lopez" w:date="2019-10-13T22:29:00Z"/>
          <w:rFonts w:ascii="Arial" w:hAnsi="Arial" w:cs="Arial"/>
          <w:lang w:val="es-CO"/>
        </w:rPr>
      </w:pPr>
      <w:del w:id="682" w:author="Farid Eliecer Ureche Lopez" w:date="2019-10-13T22:29:00Z">
        <w:r w:rsidRPr="00574043" w:rsidDel="000770E8">
          <w:rPr>
            <w:rFonts w:ascii="Arial" w:hAnsi="Arial" w:cs="Arial"/>
            <w:lang w:val="es-CO"/>
          </w:rPr>
          <w:delText>&lt;Importancia del atributo de calidad para el sistema.&gt;</w:delText>
        </w:r>
      </w:del>
    </w:p>
    <w:p w14:paraId="5423903C" w14:textId="77777777" w:rsidR="002A6379" w:rsidRDefault="002A6379" w:rsidP="00CE4A5E">
      <w:pPr>
        <w:pStyle w:val="Ttulo4"/>
        <w:rPr>
          <w:lang w:val="es-CO"/>
        </w:rPr>
      </w:pPr>
      <w:r w:rsidRPr="002A6379">
        <w:rPr>
          <w:lang w:val="es-CO"/>
        </w:rPr>
        <w:t>Facilidad de soporte</w:t>
      </w:r>
    </w:p>
    <w:p w14:paraId="1181840E" w14:textId="529AC503" w:rsidR="002F0E84" w:rsidRPr="000770E8" w:rsidDel="000770E8" w:rsidRDefault="002F0E84" w:rsidP="000770E8">
      <w:pPr>
        <w:pStyle w:val="Prrafodelista"/>
        <w:numPr>
          <w:ilvl w:val="0"/>
          <w:numId w:val="46"/>
        </w:numPr>
        <w:rPr>
          <w:del w:id="683" w:author="Farid Eliecer Ureche Lopez" w:date="2019-10-13T22:29:00Z"/>
          <w:rFonts w:eastAsia="Arial"/>
          <w:lang w:val="es-CO"/>
          <w:rPrChange w:id="684" w:author="Farid Eliecer Ureche Lopez" w:date="2019-10-13T22:30:00Z">
            <w:rPr>
              <w:del w:id="685" w:author="Farid Eliecer Ureche Lopez" w:date="2019-10-13T22:29:00Z"/>
              <w:rFonts w:ascii="Arial" w:hAnsi="Arial" w:cs="Arial"/>
              <w:lang w:val="es-CO"/>
            </w:rPr>
          </w:rPrChange>
        </w:rPr>
        <w:pPrChange w:id="686" w:author="Farid Eliecer Ureche Lopez" w:date="2019-10-13T22:30:00Z">
          <w:pPr>
            <w:pStyle w:val="InfoBlue"/>
          </w:pPr>
        </w:pPrChange>
      </w:pPr>
      <w:del w:id="687" w:author="Farid Eliecer Ureche Lopez" w:date="2019-10-13T22:30:00Z">
        <w:r w:rsidRPr="000770E8" w:rsidDel="000770E8">
          <w:rPr>
            <w:rFonts w:eastAsia="Arial"/>
            <w:lang w:val="es-CO"/>
            <w:rPrChange w:id="688" w:author="Farid Eliecer Ureche Lopez" w:date="2019-10-13T22:30:00Z">
              <w:rPr>
                <w:rFonts w:ascii="Arial" w:hAnsi="Arial" w:cs="Arial"/>
                <w:lang w:val="es-CO"/>
              </w:rPr>
            </w:rPrChange>
          </w:rPr>
          <w:delText>&lt;</w:delText>
        </w:r>
      </w:del>
      <w:del w:id="689" w:author="Farid Eliecer Ureche Lopez" w:date="2019-10-13T22:29:00Z">
        <w:r w:rsidRPr="000770E8" w:rsidDel="000770E8">
          <w:rPr>
            <w:rFonts w:eastAsia="Arial"/>
            <w:lang w:val="es-CO"/>
            <w:rPrChange w:id="690" w:author="Farid Eliecer Ureche Lopez" w:date="2019-10-13T22:30:00Z">
              <w:rPr>
                <w:rFonts w:ascii="Arial" w:hAnsi="Arial" w:cs="Arial"/>
                <w:lang w:val="es-CO"/>
              </w:rPr>
            </w:rPrChange>
          </w:rPr>
          <w:delText>Calidad que se espera cumplir con el atributo de calidad&gt;</w:delText>
        </w:r>
      </w:del>
    </w:p>
    <w:p w14:paraId="31BA746F" w14:textId="509A8D28" w:rsidR="00685952" w:rsidRPr="00685952" w:rsidRDefault="002F0E84" w:rsidP="000770E8">
      <w:pPr>
        <w:pStyle w:val="Prrafodelista"/>
        <w:numPr>
          <w:ilvl w:val="0"/>
          <w:numId w:val="46"/>
        </w:numPr>
        <w:rPr>
          <w:rFonts w:eastAsia="Arial"/>
          <w:lang w:val="es-CO"/>
          <w:rPrChange w:id="691" w:author="Farid Eliecer Ureche Lopez" w:date="2019-10-13T22:18:00Z">
            <w:rPr>
              <w:rFonts w:ascii="Arial" w:hAnsi="Arial" w:cs="Arial"/>
              <w:lang w:val="es-CO"/>
            </w:rPr>
          </w:rPrChange>
        </w:rPr>
        <w:pPrChange w:id="692" w:author="Farid Eliecer Ureche Lopez" w:date="2019-10-13T22:30:00Z">
          <w:pPr>
            <w:pStyle w:val="InfoBlue"/>
          </w:pPr>
        </w:pPrChange>
      </w:pPr>
      <w:del w:id="693" w:author="Farid Eliecer Ureche Lopez" w:date="2019-10-13T22:29:00Z">
        <w:r w:rsidRPr="000770E8" w:rsidDel="000770E8">
          <w:rPr>
            <w:rFonts w:eastAsia="Arial"/>
            <w:lang w:val="es-CO"/>
            <w:rPrChange w:id="694" w:author="Farid Eliecer Ureche Lopez" w:date="2019-10-13T22:30:00Z">
              <w:rPr>
                <w:rFonts w:ascii="Arial" w:hAnsi="Arial" w:cs="Arial"/>
                <w:lang w:val="es-CO"/>
              </w:rPr>
            </w:rPrChange>
          </w:rPr>
          <w:delText>&lt;Importancia del atributo de calidad para el sistema.&gt;</w:delText>
        </w:r>
      </w:del>
      <w:ins w:id="695" w:author="Farid Eliecer Ureche Lopez" w:date="2019-10-13T22:17:00Z">
        <w:r w:rsidR="00685952" w:rsidRPr="00685952">
          <w:rPr>
            <w:rFonts w:eastAsia="Arial"/>
            <w:lang w:val="es-CO"/>
            <w:rPrChange w:id="696" w:author="Farid Eliecer Ureche Lopez" w:date="2019-10-13T22:18:00Z">
              <w:rPr>
                <w:rFonts w:ascii="Helvetica" w:hAnsi="Helvetica" w:cs="Helvetica"/>
                <w:b/>
                <w:bCs/>
                <w:color w:val="444444"/>
                <w:sz w:val="21"/>
                <w:szCs w:val="21"/>
                <w:shd w:val="clear" w:color="auto" w:fill="FFFFFF"/>
              </w:rPr>
            </w:rPrChange>
          </w:rPr>
          <w:t>Capacidad para ser modificado: Permitir que los cambio</w:t>
        </w:r>
      </w:ins>
      <w:ins w:id="697" w:author="Farid Eliecer Ureche Lopez" w:date="2019-10-13T22:18:00Z">
        <w:r w:rsidR="00685952">
          <w:rPr>
            <w:rFonts w:eastAsia="Arial"/>
            <w:lang w:val="es-CO"/>
          </w:rPr>
          <w:t>s</w:t>
        </w:r>
      </w:ins>
      <w:ins w:id="698" w:author="Farid Eliecer Ureche Lopez" w:date="2019-10-13T22:17:00Z">
        <w:r w:rsidR="00685952" w:rsidRPr="00685952">
          <w:rPr>
            <w:rFonts w:eastAsia="Arial"/>
            <w:lang w:val="es-CO"/>
            <w:rPrChange w:id="699" w:author="Farid Eliecer Ureche Lopez" w:date="2019-10-13T22:18:00Z">
              <w:rPr>
                <w:rFonts w:ascii="Helvetica" w:hAnsi="Helvetica" w:cs="Helvetica"/>
                <w:b/>
                <w:bCs/>
                <w:color w:val="444444"/>
                <w:sz w:val="21"/>
                <w:szCs w:val="21"/>
                <w:shd w:val="clear" w:color="auto" w:fill="FFFFFF"/>
              </w:rPr>
            </w:rPrChange>
          </w:rPr>
          <w:t xml:space="preserve"> realizados en cualquier capa no af</w:t>
        </w:r>
      </w:ins>
      <w:ins w:id="700" w:author="Farid Eliecer Ureche Lopez" w:date="2019-10-13T22:18:00Z">
        <w:r w:rsidR="00685952" w:rsidRPr="00685952">
          <w:rPr>
            <w:rFonts w:eastAsia="Arial"/>
            <w:lang w:val="es-CO"/>
            <w:rPrChange w:id="701" w:author="Farid Eliecer Ureche Lopez" w:date="2019-10-13T22:18:00Z">
              <w:rPr>
                <w:rFonts w:ascii="Helvetica" w:hAnsi="Helvetica" w:cs="Helvetica"/>
                <w:b/>
                <w:bCs/>
                <w:color w:val="444444"/>
                <w:sz w:val="21"/>
                <w:szCs w:val="21"/>
                <w:shd w:val="clear" w:color="auto" w:fill="FFFFFF"/>
              </w:rPr>
            </w:rPrChange>
          </w:rPr>
          <w:t>ecten significativamente el desempeño y funcionamiento de la aplicación.</w:t>
        </w:r>
      </w:ins>
    </w:p>
    <w:p w14:paraId="6A418977" w14:textId="77777777" w:rsidR="002A6379" w:rsidRDefault="002A6379" w:rsidP="00CE4A5E">
      <w:pPr>
        <w:pStyle w:val="Ttulo4"/>
        <w:rPr>
          <w:lang w:val="es-CO"/>
        </w:rPr>
      </w:pPr>
      <w:r w:rsidRPr="002A6379">
        <w:rPr>
          <w:lang w:val="es-CO"/>
        </w:rPr>
        <w:t>Usabilidad</w:t>
      </w:r>
    </w:p>
    <w:p w14:paraId="47820226" w14:textId="2891F112" w:rsidR="002F0E84" w:rsidRPr="00574043" w:rsidDel="000770E8" w:rsidRDefault="002F0E84" w:rsidP="00CE4A5E">
      <w:pPr>
        <w:pStyle w:val="InfoBlue"/>
        <w:rPr>
          <w:del w:id="702" w:author="Farid Eliecer Ureche Lopez" w:date="2019-10-13T22:30:00Z"/>
          <w:rFonts w:ascii="Arial" w:hAnsi="Arial" w:cs="Arial"/>
          <w:lang w:val="es-CO"/>
        </w:rPr>
      </w:pPr>
      <w:del w:id="703" w:author="Farid Eliecer Ureche Lopez" w:date="2019-10-13T22:30:00Z">
        <w:r w:rsidRPr="00574043" w:rsidDel="000770E8">
          <w:rPr>
            <w:rFonts w:ascii="Arial" w:hAnsi="Arial" w:cs="Arial"/>
            <w:lang w:val="es-CO"/>
          </w:rPr>
          <w:delText>&lt;Calidad que se espera cumplir con el atributo de calidad&gt;</w:delText>
        </w:r>
      </w:del>
    </w:p>
    <w:p w14:paraId="11C3B5D2" w14:textId="21B9ED36" w:rsidR="00685952" w:rsidRPr="00685952" w:rsidRDefault="002F0E84" w:rsidP="00685952">
      <w:pPr>
        <w:pStyle w:val="Prrafodelista"/>
        <w:numPr>
          <w:ilvl w:val="0"/>
          <w:numId w:val="46"/>
        </w:numPr>
        <w:rPr>
          <w:ins w:id="704" w:author="Farid Eliecer Ureche Lopez" w:date="2019-10-13T22:19:00Z"/>
          <w:b/>
          <w:bCs/>
          <w:lang w:val="es-CO"/>
          <w:rPrChange w:id="705" w:author="Farid Eliecer Ureche Lopez" w:date="2019-10-13T22:19:00Z">
            <w:rPr>
              <w:ins w:id="706" w:author="Farid Eliecer Ureche Lopez" w:date="2019-10-13T22:19:00Z"/>
              <w:b/>
              <w:bCs/>
              <w:highlight w:val="yellow"/>
              <w:lang w:val="es-CO"/>
            </w:rPr>
          </w:rPrChange>
        </w:rPr>
      </w:pPr>
      <w:del w:id="707" w:author="Farid Eliecer Ureche Lopez" w:date="2019-10-13T22:30:00Z">
        <w:r w:rsidRPr="00685952" w:rsidDel="000770E8">
          <w:rPr>
            <w:rFonts w:ascii="Arial" w:hAnsi="Arial" w:cs="Arial"/>
            <w:lang w:val="es-CO"/>
            <w:rPrChange w:id="708" w:author="Farid Eliecer Ureche Lopez" w:date="2019-10-13T22:19:00Z">
              <w:rPr>
                <w:rFonts w:ascii="Arial" w:hAnsi="Arial" w:cs="Arial"/>
                <w:lang w:val="es-CO"/>
              </w:rPr>
            </w:rPrChange>
          </w:rPr>
          <w:delText>&lt;Importancia del atributo de calidad para el sistema.&gt;</w:delText>
        </w:r>
      </w:del>
      <w:ins w:id="709" w:author="Farid Eliecer Ureche Lopez" w:date="2019-10-13T22:19:00Z">
        <w:r w:rsidR="00685952" w:rsidRPr="00685952">
          <w:rPr>
            <w:rFonts w:eastAsia="Arial"/>
            <w:lang w:val="es-CO"/>
            <w:rPrChange w:id="710" w:author="Farid Eliecer Ureche Lopez" w:date="2019-10-13T22:19:00Z">
              <w:rPr>
                <w:rFonts w:eastAsia="Arial"/>
                <w:lang w:val="es-CO"/>
              </w:rPr>
            </w:rPrChange>
          </w:rPr>
          <w:t>Capacidad para ser usado:</w:t>
        </w:r>
        <w:r w:rsidR="00685952" w:rsidRPr="00685952">
          <w:rPr>
            <w:rFonts w:eastAsia="Arial"/>
            <w:b/>
            <w:bCs/>
            <w:lang w:val="es-CO"/>
            <w:rPrChange w:id="711" w:author="Farid Eliecer Ureche Lopez" w:date="2019-10-13T22:19:00Z">
              <w:rPr>
                <w:rFonts w:eastAsia="Arial"/>
                <w:b/>
                <w:bCs/>
                <w:lang w:val="es-CO"/>
              </w:rPr>
            </w:rPrChange>
          </w:rPr>
          <w:t xml:space="preserve"> </w:t>
        </w:r>
        <w:r w:rsidR="00685952" w:rsidRPr="00685952">
          <w:rPr>
            <w:rFonts w:eastAsia="Arial"/>
            <w:lang w:val="es-CO"/>
            <w:rPrChange w:id="712" w:author="Farid Eliecer Ureche Lopez" w:date="2019-10-13T22:19:00Z">
              <w:rPr>
                <w:rFonts w:eastAsia="Arial"/>
                <w:lang w:val="es-CO"/>
              </w:rPr>
            </w:rPrChange>
          </w:rPr>
          <w:t xml:space="preserve"> Proporcionar a los clientes opciones de fácil uso.</w:t>
        </w:r>
      </w:ins>
    </w:p>
    <w:p w14:paraId="1C22FF46" w14:textId="63D14914" w:rsidR="00685952" w:rsidRPr="00685952" w:rsidRDefault="00685952" w:rsidP="00685952">
      <w:pPr>
        <w:pStyle w:val="Prrafodelista"/>
        <w:numPr>
          <w:ilvl w:val="0"/>
          <w:numId w:val="46"/>
        </w:numPr>
        <w:rPr>
          <w:ins w:id="713" w:author="Farid Eliecer Ureche Lopez" w:date="2019-10-13T22:19:00Z"/>
          <w:rPrChange w:id="714" w:author="Farid Eliecer Ureche Lopez" w:date="2019-10-13T22:19:00Z">
            <w:rPr>
              <w:ins w:id="715" w:author="Farid Eliecer Ureche Lopez" w:date="2019-10-13T22:19:00Z"/>
            </w:rPr>
          </w:rPrChange>
        </w:rPr>
      </w:pPr>
      <w:ins w:id="716" w:author="Farid Eliecer Ureche Lopez" w:date="2019-10-13T22:19:00Z">
        <w:r w:rsidRPr="00685952">
          <w:rPr>
            <w:rFonts w:eastAsia="Arial"/>
            <w:lang w:val="es-CO"/>
            <w:rPrChange w:id="717" w:author="Farid Eliecer Ureche Lopez" w:date="2019-10-13T22:19:00Z">
              <w:rPr>
                <w:rFonts w:eastAsia="Arial"/>
                <w:lang w:val="es-CO"/>
              </w:rPr>
            </w:rPrChange>
          </w:rPr>
          <w:t xml:space="preserve">Protección contra errores de usuario: Estructurar la navegación dentro de la </w:t>
        </w:r>
        <w:proofErr w:type="spellStart"/>
        <w:r>
          <w:rPr>
            <w:rFonts w:eastAsia="Arial"/>
            <w:lang w:val="es-CO"/>
          </w:rPr>
          <w:t>aplicacón</w:t>
        </w:r>
        <w:proofErr w:type="spellEnd"/>
        <w:r w:rsidRPr="00685952">
          <w:rPr>
            <w:rFonts w:eastAsia="Arial"/>
            <w:lang w:val="es-CO"/>
            <w:rPrChange w:id="718" w:author="Farid Eliecer Ureche Lopez" w:date="2019-10-13T22:19:00Z">
              <w:rPr>
                <w:rFonts w:eastAsia="Arial"/>
                <w:lang w:val="es-CO"/>
              </w:rPr>
            </w:rPrChange>
          </w:rPr>
          <w:t xml:space="preserve"> con el fin de evitar al usuario tomar caminos que provoquen errores que deriven malas experiencias o errores en la</w:t>
        </w:r>
        <w:r>
          <w:rPr>
            <w:rFonts w:eastAsia="Arial"/>
            <w:lang w:val="es-CO"/>
          </w:rPr>
          <w:t xml:space="preserve"> generación de las cotizaciones y</w:t>
        </w:r>
      </w:ins>
      <w:ins w:id="719" w:author="Farid Eliecer Ureche Lopez" w:date="2019-10-13T22:20:00Z">
        <w:r>
          <w:rPr>
            <w:rFonts w:eastAsia="Arial"/>
            <w:lang w:val="es-CO"/>
          </w:rPr>
          <w:t>/</w:t>
        </w:r>
      </w:ins>
      <w:ins w:id="720" w:author="Farid Eliecer Ureche Lopez" w:date="2019-10-13T22:19:00Z">
        <w:r>
          <w:rPr>
            <w:rFonts w:eastAsia="Arial"/>
            <w:lang w:val="es-CO"/>
          </w:rPr>
          <w:t>o ofertas por parte de proveedores.</w:t>
        </w:r>
        <w:r w:rsidRPr="00685952">
          <w:rPr>
            <w:rFonts w:eastAsia="Arial"/>
            <w:lang w:val="es-CO"/>
            <w:rPrChange w:id="721" w:author="Farid Eliecer Ureche Lopez" w:date="2019-10-13T22:19:00Z">
              <w:rPr>
                <w:rFonts w:eastAsia="Arial"/>
                <w:lang w:val="es-CO"/>
              </w:rPr>
            </w:rPrChange>
          </w:rPr>
          <w:t xml:space="preserve"> </w:t>
        </w:r>
      </w:ins>
    </w:p>
    <w:p w14:paraId="43F46496" w14:textId="1C0123A0" w:rsidR="00685952" w:rsidRPr="00685952" w:rsidRDefault="00685952" w:rsidP="005E5AE2">
      <w:pPr>
        <w:pStyle w:val="Prrafodelista"/>
        <w:numPr>
          <w:ilvl w:val="0"/>
          <w:numId w:val="46"/>
        </w:numPr>
        <w:rPr>
          <w:lang w:val="es-CO"/>
          <w:rPrChange w:id="722" w:author="Farid Eliecer Ureche Lopez" w:date="2019-10-13T22:20:00Z">
            <w:rPr>
              <w:rFonts w:ascii="Arial" w:hAnsi="Arial" w:cs="Arial"/>
              <w:lang w:val="es-CO"/>
            </w:rPr>
          </w:rPrChange>
        </w:rPr>
        <w:pPrChange w:id="723" w:author="Farid Eliecer Ureche Lopez" w:date="2019-10-13T22:19:00Z">
          <w:pPr>
            <w:pStyle w:val="InfoBlue"/>
          </w:pPr>
        </w:pPrChange>
      </w:pPr>
      <w:ins w:id="724" w:author="Farid Eliecer Ureche Lopez" w:date="2019-10-13T22:19:00Z">
        <w:r w:rsidRPr="00685952">
          <w:rPr>
            <w:rFonts w:eastAsia="Arial"/>
            <w:lang w:val="es-CO"/>
            <w:rPrChange w:id="725" w:author="Farid Eliecer Ureche Lopez" w:date="2019-10-13T22:20:00Z">
              <w:rPr>
                <w:rFonts w:eastAsia="Arial"/>
                <w:lang w:val="es-CO"/>
              </w:rPr>
            </w:rPrChange>
          </w:rPr>
          <w:t xml:space="preserve">Estética de la interfaz de usuario: Proporcionar interfaces que permitan a los usuarios una buena experiencia en su proceso de </w:t>
        </w:r>
      </w:ins>
      <w:ins w:id="726" w:author="Farid Eliecer Ureche Lopez" w:date="2019-10-13T22:20:00Z">
        <w:r w:rsidRPr="00685952">
          <w:rPr>
            <w:rFonts w:eastAsia="Arial"/>
            <w:lang w:val="es-CO"/>
            <w:rPrChange w:id="727" w:author="Farid Eliecer Ureche Lopez" w:date="2019-10-13T22:20:00Z">
              <w:rPr>
                <w:rFonts w:eastAsia="Arial"/>
                <w:lang w:val="es-CO"/>
              </w:rPr>
            </w:rPrChange>
          </w:rPr>
          <w:t>cotización/oferta</w:t>
        </w:r>
      </w:ins>
      <w:ins w:id="728" w:author="Farid Eliecer Ureche Lopez" w:date="2019-10-13T22:19:00Z">
        <w:r w:rsidRPr="00685952">
          <w:rPr>
            <w:rFonts w:eastAsia="Arial"/>
            <w:lang w:val="es-CO"/>
            <w:rPrChange w:id="729" w:author="Farid Eliecer Ureche Lopez" w:date="2019-10-13T22:20:00Z">
              <w:rPr>
                <w:rFonts w:eastAsia="Arial"/>
                <w:lang w:val="es-CO"/>
              </w:rPr>
            </w:rPrChange>
          </w:rPr>
          <w:t xml:space="preserve"> y visualización de producto</w:t>
        </w:r>
      </w:ins>
      <w:ins w:id="730" w:author="Farid Eliecer Ureche Lopez" w:date="2019-10-13T22:20:00Z">
        <w:r>
          <w:rPr>
            <w:rFonts w:eastAsia="Arial"/>
            <w:lang w:val="es-CO"/>
          </w:rPr>
          <w:t>s</w:t>
        </w:r>
      </w:ins>
      <w:ins w:id="731" w:author="Farid Eliecer Ureche Lopez" w:date="2019-10-13T22:19:00Z">
        <w:r w:rsidRPr="00685952">
          <w:rPr>
            <w:rFonts w:eastAsia="Arial"/>
            <w:lang w:val="es-CO"/>
            <w:rPrChange w:id="732" w:author="Farid Eliecer Ureche Lopez" w:date="2019-10-13T22:20:00Z">
              <w:rPr>
                <w:rFonts w:eastAsia="Arial"/>
                <w:lang w:val="es-CO"/>
              </w:rPr>
            </w:rPrChange>
          </w:rPr>
          <w:t>.</w:t>
        </w:r>
      </w:ins>
    </w:p>
    <w:p w14:paraId="16287F21" w14:textId="77777777" w:rsidR="002F0E84" w:rsidRPr="002F0E84" w:rsidRDefault="002F0E84" w:rsidP="002F0E84">
      <w:pPr>
        <w:pStyle w:val="Textoindependiente"/>
        <w:rPr>
          <w:lang w:val="es-CO"/>
        </w:rPr>
      </w:pPr>
    </w:p>
    <w:p w14:paraId="48B5B6AF" w14:textId="77777777" w:rsidR="00A5705D" w:rsidRPr="00CB2AA7" w:rsidRDefault="00E9526F" w:rsidP="00E43E08">
      <w:pPr>
        <w:pStyle w:val="Ttulo1"/>
        <w:rPr>
          <w:rFonts w:cs="Arial"/>
          <w:sz w:val="20"/>
          <w:lang w:val="es-CO"/>
        </w:rPr>
      </w:pPr>
      <w:bookmarkStart w:id="733" w:name="_Toc21970168"/>
      <w:r w:rsidRPr="00CB2AA7">
        <w:rPr>
          <w:rFonts w:cs="Arial"/>
          <w:sz w:val="20"/>
          <w:lang w:val="es-CO"/>
        </w:rPr>
        <w:lastRenderedPageBreak/>
        <w:t xml:space="preserve">Vistas de </w:t>
      </w:r>
      <w:r w:rsidR="00A5705D" w:rsidRPr="00CB2AA7">
        <w:rPr>
          <w:rFonts w:cs="Arial"/>
          <w:sz w:val="20"/>
          <w:lang w:val="es-CO"/>
        </w:rPr>
        <w:t>arquitectura</w:t>
      </w:r>
      <w:bookmarkEnd w:id="733"/>
      <w:r w:rsidR="00A5705D" w:rsidRPr="00CB2AA7">
        <w:rPr>
          <w:rFonts w:cs="Arial"/>
          <w:sz w:val="20"/>
          <w:lang w:val="es-CO"/>
        </w:rPr>
        <w:t xml:space="preserve"> </w:t>
      </w:r>
    </w:p>
    <w:p w14:paraId="32B06E91" w14:textId="77777777" w:rsidR="00E9526F" w:rsidRPr="00CB2AA7" w:rsidRDefault="00E9526F" w:rsidP="003E7720">
      <w:pPr>
        <w:pStyle w:val="Ttulo2"/>
        <w:rPr>
          <w:rFonts w:cs="Arial"/>
          <w:lang w:val="es-CO"/>
        </w:rPr>
      </w:pPr>
      <w:bookmarkStart w:id="734" w:name="_Toc21970169"/>
      <w:r w:rsidRPr="00CB2AA7">
        <w:rPr>
          <w:rFonts w:cs="Arial"/>
          <w:lang w:val="es-CO"/>
        </w:rPr>
        <w:t>Vistas de la arquitectura</w:t>
      </w:r>
      <w:bookmarkEnd w:id="734"/>
    </w:p>
    <w:p w14:paraId="33635210" w14:textId="77777777" w:rsidR="00A5705D" w:rsidRPr="00CB2AA7" w:rsidRDefault="00A5705D" w:rsidP="00E9526F">
      <w:pPr>
        <w:pStyle w:val="Ttulo3"/>
        <w:rPr>
          <w:rFonts w:cs="Arial"/>
          <w:lang w:val="es-CO"/>
        </w:rPr>
      </w:pPr>
      <w:bookmarkStart w:id="735" w:name="_Toc21970170"/>
      <w:r w:rsidRPr="00CB2AA7">
        <w:rPr>
          <w:rFonts w:cs="Arial"/>
          <w:lang w:val="es-CO"/>
        </w:rPr>
        <w:t xml:space="preserve">Vista </w:t>
      </w:r>
      <w:r w:rsidR="00C4343E">
        <w:rPr>
          <w:rFonts w:cs="Arial"/>
          <w:lang w:val="es-CO"/>
        </w:rPr>
        <w:t>l</w:t>
      </w:r>
      <w:r w:rsidRPr="00CB2AA7">
        <w:rPr>
          <w:rFonts w:cs="Arial"/>
          <w:lang w:val="es-CO"/>
        </w:rPr>
        <w:t>ógica</w:t>
      </w:r>
      <w:bookmarkEnd w:id="735"/>
    </w:p>
    <w:p w14:paraId="5BE93A62" w14:textId="3724C9C7" w:rsidR="00634E59" w:rsidRPr="00CB2AA7" w:rsidRDefault="0031476F" w:rsidP="00A5705D">
      <w:pPr>
        <w:rPr>
          <w:rFonts w:ascii="Arial" w:hAnsi="Arial" w:cs="Arial"/>
          <w:b/>
          <w:color w:val="FF0000"/>
          <w:lang w:val="es-CO"/>
        </w:rPr>
      </w:pPr>
      <w:r>
        <w:rPr>
          <w:rFonts w:ascii="Arial" w:hAnsi="Arial" w:cs="Arial"/>
          <w:b/>
          <w:noProof/>
          <w:color w:val="FF0000"/>
          <w:lang w:val="es-CO"/>
        </w:rPr>
        <w:drawing>
          <wp:inline distT="0" distB="0" distL="0" distR="0" wp14:anchorId="34CFEA4D" wp14:editId="5DFC67BE">
            <wp:extent cx="5940425" cy="3225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1958" w14:textId="77777777" w:rsidR="0042179A" w:rsidRPr="00CB2AA7" w:rsidRDefault="0042179A" w:rsidP="0042179A">
      <w:pPr>
        <w:pStyle w:val="Ttulo3"/>
        <w:rPr>
          <w:rFonts w:cs="Arial"/>
          <w:lang w:val="es-CO"/>
        </w:rPr>
      </w:pPr>
      <w:bookmarkStart w:id="736" w:name="_Toc21970171"/>
      <w:r w:rsidRPr="00CB2AA7">
        <w:rPr>
          <w:rFonts w:cs="Arial"/>
          <w:lang w:val="es-CO"/>
        </w:rPr>
        <w:lastRenderedPageBreak/>
        <w:t>Vista de desarrollo</w:t>
      </w:r>
      <w:bookmarkEnd w:id="736"/>
    </w:p>
    <w:p w14:paraId="384BA73E" w14:textId="2D61B30F" w:rsidR="0042179A" w:rsidRPr="00CB2AA7" w:rsidRDefault="00720AFC" w:rsidP="0042179A">
      <w:pPr>
        <w:rPr>
          <w:rFonts w:ascii="Arial" w:hAnsi="Arial" w:cs="Arial"/>
          <w:lang w:val="es-CO"/>
        </w:rPr>
      </w:pPr>
      <w:del w:id="737" w:author="Farid Eliecer Ureche Lopez" w:date="2019-10-13T22:32:00Z">
        <w:r w:rsidDel="006621DF">
          <w:rPr>
            <w:rFonts w:ascii="Arial" w:hAnsi="Arial" w:cs="Arial"/>
            <w:noProof/>
            <w:lang w:val="es-CO"/>
          </w:rPr>
          <w:drawing>
            <wp:inline distT="0" distB="0" distL="0" distR="0" wp14:anchorId="7782AF43" wp14:editId="1B6AB121">
              <wp:extent cx="5943600" cy="5105400"/>
              <wp:effectExtent l="0" t="0" r="0" b="0"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5105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738" w:author="Farid Eliecer Ureche Lopez" w:date="2019-10-13T22:32:00Z">
        <w:r w:rsidR="006621DF">
          <w:rPr>
            <w:rFonts w:ascii="Arial" w:hAnsi="Arial" w:cs="Arial"/>
            <w:noProof/>
            <w:lang w:val="es-CO"/>
          </w:rPr>
          <w:drawing>
            <wp:inline distT="0" distB="0" distL="0" distR="0" wp14:anchorId="49847273" wp14:editId="70D4C3A0">
              <wp:extent cx="5934710" cy="4519295"/>
              <wp:effectExtent l="0" t="0" r="8890" b="0"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710" cy="4519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80BD967" w14:textId="77777777" w:rsidR="00A5705D" w:rsidRPr="00CB2AA7" w:rsidRDefault="00A5705D" w:rsidP="00A5705D">
      <w:pPr>
        <w:pStyle w:val="Ttulo3"/>
        <w:rPr>
          <w:rFonts w:cs="Arial"/>
          <w:lang w:val="es-CO"/>
        </w:rPr>
      </w:pPr>
      <w:bookmarkStart w:id="739" w:name="_Toc21970172"/>
      <w:r w:rsidRPr="00CB2AA7">
        <w:rPr>
          <w:rFonts w:cs="Arial"/>
          <w:lang w:val="es-CO"/>
        </w:rPr>
        <w:t xml:space="preserve">Vista de </w:t>
      </w:r>
      <w:r w:rsidR="00C4343E">
        <w:rPr>
          <w:rFonts w:cs="Arial"/>
          <w:lang w:val="es-CO"/>
        </w:rPr>
        <w:t>p</w:t>
      </w:r>
      <w:r w:rsidRPr="00CB2AA7">
        <w:rPr>
          <w:rFonts w:cs="Arial"/>
          <w:lang w:val="es-CO"/>
        </w:rPr>
        <w:t>rocesos</w:t>
      </w:r>
      <w:bookmarkEnd w:id="739"/>
    </w:p>
    <w:p w14:paraId="430D00B1" w14:textId="2EF8B921" w:rsidR="00D93513" w:rsidRPr="00CB2AA7" w:rsidDel="00F91884" w:rsidRDefault="00D70328" w:rsidP="00D93513">
      <w:pPr>
        <w:rPr>
          <w:del w:id="740" w:author="Farid Eliecer Ureche Lopez" w:date="2019-10-14T11:20:00Z"/>
          <w:rFonts w:ascii="Arial" w:hAnsi="Arial" w:cs="Arial"/>
          <w:i/>
          <w:color w:val="0000FF"/>
          <w:lang w:val="es-CO"/>
        </w:rPr>
      </w:pPr>
      <w:ins w:id="741" w:author="Farid Eliecer Ureche Lopez" w:date="2019-10-14T12:09:00Z">
        <w:r>
          <w:rPr>
            <w:rFonts w:ascii="Arial" w:hAnsi="Arial" w:cs="Arial"/>
            <w:i/>
            <w:noProof/>
            <w:color w:val="0000FF"/>
            <w:lang w:val="es-CO"/>
          </w:rPr>
          <w:drawing>
            <wp:inline distT="0" distB="0" distL="0" distR="0" wp14:anchorId="435B5FD8" wp14:editId="6086D07A">
              <wp:extent cx="5938520" cy="2273935"/>
              <wp:effectExtent l="0" t="0" r="5080" b="0"/>
              <wp:docPr id="8" name="Imagen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8520" cy="2273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742" w:author="Farid Eliecer Ureche Lopez" w:date="2019-10-14T11:20:00Z">
        <w:r w:rsidR="00D93513" w:rsidRPr="00CB2AA7" w:rsidDel="00F91884">
          <w:rPr>
            <w:rFonts w:ascii="Arial" w:hAnsi="Arial" w:cs="Arial"/>
            <w:i/>
            <w:color w:val="0000FF"/>
            <w:lang w:val="es-CO"/>
          </w:rPr>
          <w:delText>&lt;</w:delText>
        </w:r>
        <w:r w:rsidR="00D93513" w:rsidDel="00F91884">
          <w:rPr>
            <w:rFonts w:ascii="Arial" w:hAnsi="Arial" w:cs="Arial"/>
            <w:i/>
            <w:color w:val="0000FF"/>
            <w:lang w:val="es-CO"/>
          </w:rPr>
          <w:delText xml:space="preserve">Diagrama e </w:delText>
        </w:r>
        <w:r w:rsidR="00D93513" w:rsidRPr="00CB2AA7" w:rsidDel="00F91884">
          <w:rPr>
            <w:rFonts w:ascii="Arial" w:hAnsi="Arial" w:cs="Arial"/>
            <w:i/>
            <w:color w:val="0000FF"/>
            <w:lang w:val="es-CO"/>
          </w:rPr>
          <w:delText xml:space="preserve">Información relacionada con la vista </w:delText>
        </w:r>
        <w:r w:rsidR="00D93513" w:rsidDel="00F91884">
          <w:rPr>
            <w:rFonts w:ascii="Arial" w:hAnsi="Arial" w:cs="Arial"/>
            <w:i/>
            <w:color w:val="0000FF"/>
            <w:lang w:val="es-CO"/>
          </w:rPr>
          <w:delText>de procesos</w:delText>
        </w:r>
        <w:r w:rsidR="00D93513" w:rsidRPr="00CB2AA7" w:rsidDel="00F91884">
          <w:rPr>
            <w:rFonts w:ascii="Arial" w:hAnsi="Arial" w:cs="Arial"/>
            <w:i/>
            <w:color w:val="0000FF"/>
            <w:lang w:val="es-CO"/>
          </w:rPr>
          <w:delText>&gt;</w:delText>
        </w:r>
      </w:del>
    </w:p>
    <w:p w14:paraId="69C445DB" w14:textId="502E7EF7" w:rsidR="00D93513" w:rsidRPr="00CB2AA7" w:rsidDel="00F91884" w:rsidRDefault="00D93513" w:rsidP="00D93513">
      <w:pPr>
        <w:rPr>
          <w:del w:id="743" w:author="Farid Eliecer Ureche Lopez" w:date="2019-10-14T11:20:00Z"/>
          <w:rFonts w:ascii="Arial" w:hAnsi="Arial" w:cs="Arial"/>
          <w:i/>
          <w:color w:val="0000FF"/>
          <w:lang w:val="es-CO"/>
        </w:rPr>
      </w:pPr>
      <w:del w:id="744" w:author="Farid Eliecer Ureche Lopez" w:date="2019-10-14T11:20:00Z">
        <w:r w:rsidRPr="00CB2AA7" w:rsidDel="00F91884">
          <w:rPr>
            <w:rFonts w:ascii="Arial" w:hAnsi="Arial" w:cs="Arial"/>
            <w:i/>
            <w:color w:val="0000FF"/>
            <w:lang w:val="es-CO"/>
          </w:rPr>
          <w:delText xml:space="preserve">&lt;Los diagramas de la vista deben </w:delText>
        </w:r>
        <w:r w:rsidDel="00F91884">
          <w:rPr>
            <w:rFonts w:ascii="Arial" w:hAnsi="Arial" w:cs="Arial"/>
            <w:i/>
            <w:color w:val="0000FF"/>
            <w:lang w:val="es-CO"/>
          </w:rPr>
          <w:delText xml:space="preserve">seguir el estándar de UML. </w:delText>
        </w:r>
        <w:r w:rsidRPr="00CB2AA7" w:rsidDel="00F91884">
          <w:rPr>
            <w:rFonts w:ascii="Arial" w:hAnsi="Arial" w:cs="Arial"/>
            <w:i/>
            <w:color w:val="0000FF"/>
            <w:lang w:val="es-CO"/>
          </w:rPr>
          <w:delText>Los diagramas deben ser explicados y deben dar soporte a las decisiones arquitecturales.&gt;</w:delText>
        </w:r>
      </w:del>
    </w:p>
    <w:p w14:paraId="06BBAEB4" w14:textId="2FED832C" w:rsidR="009A3DB0" w:rsidRPr="00CB2AA7" w:rsidDel="00F91884" w:rsidRDefault="009A3DB0" w:rsidP="009A3DB0">
      <w:pPr>
        <w:rPr>
          <w:del w:id="745" w:author="Farid Eliecer Ureche Lopez" w:date="2019-10-14T11:20:00Z"/>
          <w:rFonts w:ascii="Arial" w:hAnsi="Arial" w:cs="Arial"/>
          <w:i/>
          <w:color w:val="0000FF"/>
          <w:lang w:val="es-CO"/>
        </w:rPr>
      </w:pPr>
      <w:del w:id="746" w:author="Farid Eliecer Ureche Lopez" w:date="2019-10-14T11:20:00Z">
        <w:r w:rsidRPr="00CB2AA7" w:rsidDel="00F91884">
          <w:rPr>
            <w:rFonts w:ascii="Arial" w:hAnsi="Arial" w:cs="Arial"/>
            <w:i/>
            <w:color w:val="0000FF"/>
            <w:lang w:val="es-CO"/>
          </w:rPr>
          <w:delText xml:space="preserve">&lt;Estilos arquitecturales, diagramas, patrones, decisiones de arquitectura.&gt; </w:delText>
        </w:r>
      </w:del>
    </w:p>
    <w:p w14:paraId="29D6B04F" w14:textId="45CE07ED" w:rsidR="00D42BF2" w:rsidRDefault="000F3BCA" w:rsidP="00D42BF2">
      <w:pPr>
        <w:rPr>
          <w:ins w:id="747" w:author="Farid Eliecer Ureche Lopez" w:date="2019-10-14T11:10:00Z"/>
          <w:rFonts w:ascii="Arial" w:hAnsi="Arial" w:cs="Arial"/>
          <w:i/>
          <w:color w:val="FF0000"/>
          <w:lang w:val="es-CO"/>
        </w:rPr>
      </w:pPr>
      <w:del w:id="748" w:author="Farid Eliecer Ureche Lopez" w:date="2019-10-14T11:20:00Z">
        <w:r w:rsidRPr="00CB2AA7" w:rsidDel="00F91884">
          <w:rPr>
            <w:rFonts w:ascii="Arial" w:hAnsi="Arial" w:cs="Arial"/>
            <w:i/>
            <w:color w:val="FF0000"/>
            <w:lang w:val="es-CO"/>
          </w:rPr>
          <w:delText xml:space="preserve"> </w:delText>
        </w:r>
      </w:del>
    </w:p>
    <w:p w14:paraId="2926F780" w14:textId="56F1C583" w:rsidR="00F91884" w:rsidRDefault="00F91884" w:rsidP="00D42BF2">
      <w:pPr>
        <w:rPr>
          <w:ins w:id="749" w:author="Farid Eliecer Ureche Lopez" w:date="2019-10-14T11:10:00Z"/>
          <w:rFonts w:ascii="Arial" w:hAnsi="Arial" w:cs="Arial"/>
          <w:i/>
          <w:color w:val="FF0000"/>
          <w:lang w:val="es-CO"/>
        </w:rPr>
      </w:pPr>
    </w:p>
    <w:p w14:paraId="14330E88" w14:textId="5FE52F6D" w:rsidR="00F91884" w:rsidRDefault="00F91884" w:rsidP="00D42BF2">
      <w:pPr>
        <w:rPr>
          <w:ins w:id="750" w:author="Farid Eliecer Ureche Lopez" w:date="2019-10-14T11:10:00Z"/>
          <w:rFonts w:ascii="Arial" w:hAnsi="Arial" w:cs="Arial"/>
          <w:i/>
          <w:color w:val="FF0000"/>
          <w:lang w:val="es-CO"/>
        </w:rPr>
      </w:pPr>
    </w:p>
    <w:p w14:paraId="765944D5" w14:textId="4DB2CE04" w:rsidR="00F91884" w:rsidRDefault="00F91884" w:rsidP="00D42BF2">
      <w:pPr>
        <w:rPr>
          <w:ins w:id="751" w:author="Farid Eliecer Ureche Lopez" w:date="2019-10-14T11:10:00Z"/>
          <w:rFonts w:ascii="Arial" w:hAnsi="Arial" w:cs="Arial"/>
          <w:i/>
          <w:color w:val="FF0000"/>
          <w:lang w:val="es-CO"/>
        </w:rPr>
      </w:pPr>
    </w:p>
    <w:p w14:paraId="5F965BB9" w14:textId="358553F2" w:rsidR="00F91884" w:rsidRDefault="00F91884" w:rsidP="00D42BF2">
      <w:pPr>
        <w:rPr>
          <w:ins w:id="752" w:author="Farid Eliecer Ureche Lopez" w:date="2019-10-14T11:10:00Z"/>
          <w:rFonts w:ascii="Arial" w:hAnsi="Arial" w:cs="Arial"/>
          <w:i/>
          <w:color w:val="FF0000"/>
          <w:lang w:val="es-CO"/>
        </w:rPr>
      </w:pPr>
    </w:p>
    <w:p w14:paraId="56F246DA" w14:textId="620B210C" w:rsidR="00F91884" w:rsidRDefault="00F91884" w:rsidP="00D42BF2">
      <w:pPr>
        <w:rPr>
          <w:ins w:id="753" w:author="Farid Eliecer Ureche Lopez" w:date="2019-10-14T11:10:00Z"/>
          <w:rFonts w:ascii="Arial" w:hAnsi="Arial" w:cs="Arial"/>
          <w:i/>
          <w:color w:val="FF0000"/>
          <w:lang w:val="es-CO"/>
        </w:rPr>
      </w:pPr>
    </w:p>
    <w:p w14:paraId="5FFFA598" w14:textId="3E3E4A29" w:rsidR="00F91884" w:rsidRDefault="00F91884" w:rsidP="00D42BF2">
      <w:pPr>
        <w:rPr>
          <w:ins w:id="754" w:author="Farid Eliecer Ureche Lopez" w:date="2019-10-14T11:10:00Z"/>
          <w:rFonts w:ascii="Arial" w:hAnsi="Arial" w:cs="Arial"/>
          <w:i/>
          <w:color w:val="FF0000"/>
          <w:lang w:val="es-CO"/>
        </w:rPr>
      </w:pPr>
    </w:p>
    <w:p w14:paraId="22CBA592" w14:textId="16E2F48B" w:rsidR="00F91884" w:rsidRPr="00CB2AA7" w:rsidDel="00D70328" w:rsidRDefault="00F91884" w:rsidP="00D42BF2">
      <w:pPr>
        <w:rPr>
          <w:del w:id="755" w:author="Farid Eliecer Ureche Lopez" w:date="2019-10-14T12:09:00Z"/>
          <w:rFonts w:ascii="Arial" w:hAnsi="Arial" w:cs="Arial"/>
          <w:i/>
          <w:color w:val="FF0000"/>
          <w:lang w:val="es-CO"/>
        </w:rPr>
      </w:pPr>
      <w:bookmarkStart w:id="756" w:name="_Toc21970173"/>
      <w:bookmarkEnd w:id="756"/>
    </w:p>
    <w:p w14:paraId="6BAF54AD" w14:textId="77777777" w:rsidR="00A5705D" w:rsidRPr="00CB2AA7" w:rsidRDefault="00A5705D" w:rsidP="00A5705D">
      <w:pPr>
        <w:pStyle w:val="Ttulo3"/>
        <w:rPr>
          <w:rFonts w:cs="Arial"/>
          <w:lang w:val="es-CO"/>
        </w:rPr>
      </w:pPr>
      <w:bookmarkStart w:id="757" w:name="_Toc21970174"/>
      <w:r w:rsidRPr="00CB2AA7">
        <w:rPr>
          <w:rFonts w:cs="Arial"/>
          <w:lang w:val="es-CO"/>
        </w:rPr>
        <w:t>Vista física</w:t>
      </w:r>
      <w:bookmarkEnd w:id="757"/>
    </w:p>
    <w:p w14:paraId="0A6959E7" w14:textId="5F734C65" w:rsidR="007A5E75" w:rsidRPr="00CB2AA7" w:rsidDel="00F91884" w:rsidRDefault="000F3BCA" w:rsidP="007A5E75">
      <w:pPr>
        <w:rPr>
          <w:del w:id="758" w:author="Farid Eliecer Ureche Lopez" w:date="2019-10-14T11:10:00Z"/>
          <w:rFonts w:ascii="Arial" w:hAnsi="Arial" w:cs="Arial"/>
          <w:b/>
          <w:color w:val="FF0000"/>
          <w:lang w:val="es-CO"/>
        </w:rPr>
      </w:pPr>
      <w:r w:rsidRPr="00CB2AA7">
        <w:rPr>
          <w:rFonts w:ascii="Arial" w:hAnsi="Arial" w:cs="Arial"/>
          <w:b/>
          <w:color w:val="FF0000"/>
          <w:lang w:val="es-CO"/>
        </w:rPr>
        <w:t xml:space="preserve"> </w:t>
      </w:r>
      <w:ins w:id="759" w:author="Farid Eliecer Ureche Lopez" w:date="2019-10-14T15:58:00Z">
        <w:r w:rsidR="00DE2E0B">
          <w:rPr>
            <w:rFonts w:ascii="Arial" w:hAnsi="Arial" w:cs="Arial"/>
            <w:b/>
            <w:noProof/>
            <w:color w:val="FF0000"/>
            <w:lang w:val="es-CO"/>
          </w:rPr>
          <w:drawing>
            <wp:inline distT="0" distB="0" distL="0" distR="0" wp14:anchorId="6546A2A5" wp14:editId="5A185347">
              <wp:extent cx="5943600" cy="3590290"/>
              <wp:effectExtent l="0" t="0" r="0" b="0"/>
              <wp:docPr id="10" name="Imagen 10" descr="Imagen que contiene captura de pantall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Vista Fisica_SCII.bmp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90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9AA0EAD" w14:textId="6E6F1E41" w:rsidR="00D93513" w:rsidRPr="00CB2AA7" w:rsidDel="00F91884" w:rsidRDefault="00D93513" w:rsidP="00D93513">
      <w:pPr>
        <w:rPr>
          <w:del w:id="760" w:author="Farid Eliecer Ureche Lopez" w:date="2019-10-14T11:09:00Z"/>
          <w:rFonts w:ascii="Arial" w:hAnsi="Arial" w:cs="Arial"/>
          <w:i/>
          <w:color w:val="0000FF"/>
          <w:lang w:val="es-CO"/>
        </w:rPr>
      </w:pPr>
      <w:del w:id="761" w:author="Farid Eliecer Ureche Lopez" w:date="2019-10-14T11:09:00Z">
        <w:r w:rsidRPr="00CB2AA7" w:rsidDel="00F91884">
          <w:rPr>
            <w:rFonts w:ascii="Arial" w:hAnsi="Arial" w:cs="Arial"/>
            <w:i/>
            <w:color w:val="0000FF"/>
            <w:lang w:val="es-CO"/>
          </w:rPr>
          <w:delText>&lt;</w:delText>
        </w:r>
        <w:r w:rsidDel="00F91884">
          <w:rPr>
            <w:rFonts w:ascii="Arial" w:hAnsi="Arial" w:cs="Arial"/>
            <w:i/>
            <w:color w:val="0000FF"/>
            <w:lang w:val="es-CO"/>
          </w:rPr>
          <w:delText xml:space="preserve">Diagrama e </w:delText>
        </w:r>
        <w:r w:rsidRPr="00CB2AA7" w:rsidDel="00F91884">
          <w:rPr>
            <w:rFonts w:ascii="Arial" w:hAnsi="Arial" w:cs="Arial"/>
            <w:i/>
            <w:color w:val="0000FF"/>
            <w:lang w:val="es-CO"/>
          </w:rPr>
          <w:delText xml:space="preserve">Información relacionada con la vista </w:delText>
        </w:r>
        <w:r w:rsidR="00C4343E" w:rsidDel="00F91884">
          <w:rPr>
            <w:rFonts w:ascii="Arial" w:hAnsi="Arial" w:cs="Arial"/>
            <w:i/>
            <w:color w:val="0000FF"/>
            <w:lang w:val="es-CO"/>
          </w:rPr>
          <w:delText>física</w:delText>
        </w:r>
        <w:r w:rsidRPr="00CB2AA7" w:rsidDel="00F91884">
          <w:rPr>
            <w:rFonts w:ascii="Arial" w:hAnsi="Arial" w:cs="Arial"/>
            <w:i/>
            <w:color w:val="0000FF"/>
            <w:lang w:val="es-CO"/>
          </w:rPr>
          <w:delText>&gt;</w:delText>
        </w:r>
      </w:del>
    </w:p>
    <w:p w14:paraId="360F1882" w14:textId="51C567F3" w:rsidR="00D93513" w:rsidRPr="00CB2AA7" w:rsidDel="00F91884" w:rsidRDefault="00D93513" w:rsidP="00D93513">
      <w:pPr>
        <w:rPr>
          <w:del w:id="762" w:author="Farid Eliecer Ureche Lopez" w:date="2019-10-14T11:09:00Z"/>
          <w:rFonts w:ascii="Arial" w:hAnsi="Arial" w:cs="Arial"/>
          <w:i/>
          <w:color w:val="0000FF"/>
          <w:lang w:val="es-CO"/>
        </w:rPr>
      </w:pPr>
      <w:del w:id="763" w:author="Farid Eliecer Ureche Lopez" w:date="2019-10-14T11:09:00Z">
        <w:r w:rsidRPr="00CB2AA7" w:rsidDel="00F91884">
          <w:rPr>
            <w:rFonts w:ascii="Arial" w:hAnsi="Arial" w:cs="Arial"/>
            <w:i/>
            <w:color w:val="0000FF"/>
            <w:lang w:val="es-CO"/>
          </w:rPr>
          <w:delText xml:space="preserve">&lt;Los diagramas de la vista deben </w:delText>
        </w:r>
        <w:r w:rsidDel="00F91884">
          <w:rPr>
            <w:rFonts w:ascii="Arial" w:hAnsi="Arial" w:cs="Arial"/>
            <w:i/>
            <w:color w:val="0000FF"/>
            <w:lang w:val="es-CO"/>
          </w:rPr>
          <w:delText xml:space="preserve">seguir el estándar de UML. </w:delText>
        </w:r>
        <w:r w:rsidRPr="00CB2AA7" w:rsidDel="00F91884">
          <w:rPr>
            <w:rFonts w:ascii="Arial" w:hAnsi="Arial" w:cs="Arial"/>
            <w:i/>
            <w:color w:val="0000FF"/>
            <w:lang w:val="es-CO"/>
          </w:rPr>
          <w:delText>Los diagramas deben ser explicados y deben dar soporte a las decisiones arquitecturales.&gt;</w:delText>
        </w:r>
      </w:del>
    </w:p>
    <w:p w14:paraId="016F26BD" w14:textId="146B96D8" w:rsidR="009A3DB0" w:rsidRPr="00CB2AA7" w:rsidDel="00F91884" w:rsidRDefault="009A3DB0" w:rsidP="009A3DB0">
      <w:pPr>
        <w:rPr>
          <w:del w:id="764" w:author="Farid Eliecer Ureche Lopez" w:date="2019-10-14T11:09:00Z"/>
          <w:rFonts w:ascii="Arial" w:hAnsi="Arial" w:cs="Arial"/>
          <w:i/>
          <w:color w:val="0000FF"/>
          <w:lang w:val="es-CO"/>
        </w:rPr>
      </w:pPr>
      <w:del w:id="765" w:author="Farid Eliecer Ureche Lopez" w:date="2019-10-14T11:09:00Z">
        <w:r w:rsidRPr="00CB2AA7" w:rsidDel="00F91884">
          <w:rPr>
            <w:rFonts w:ascii="Arial" w:hAnsi="Arial" w:cs="Arial"/>
            <w:i/>
            <w:color w:val="0000FF"/>
            <w:lang w:val="es-CO"/>
          </w:rPr>
          <w:delText xml:space="preserve">&lt;Estilos arquitecturales, diagramas, patrones, decisiones de arquitectura.&gt; </w:delText>
        </w:r>
      </w:del>
    </w:p>
    <w:p w14:paraId="34B3F2EB" w14:textId="4DD2CEC4" w:rsidR="000E588A" w:rsidRPr="00CB2AA7" w:rsidRDefault="000E588A" w:rsidP="00E9526F">
      <w:pPr>
        <w:rPr>
          <w:rFonts w:ascii="Arial" w:hAnsi="Arial" w:cs="Arial"/>
          <w:lang w:val="es-CO"/>
        </w:rPr>
      </w:pPr>
    </w:p>
    <w:p w14:paraId="61EB7889" w14:textId="2A92BB7C" w:rsidR="00A5705D" w:rsidRPr="00CB2AA7" w:rsidDel="00D70328" w:rsidRDefault="00A5705D" w:rsidP="005E5AE2">
      <w:pPr>
        <w:pStyle w:val="Ttulo3"/>
        <w:rPr>
          <w:del w:id="766" w:author="Farid Eliecer Ureche Lopez" w:date="2019-10-14T12:10:00Z"/>
          <w:rFonts w:cs="Arial"/>
          <w:lang w:val="es-CO"/>
        </w:rPr>
      </w:pPr>
      <w:bookmarkStart w:id="767" w:name="_Toc21970175"/>
      <w:r w:rsidRPr="00D70328">
        <w:rPr>
          <w:rFonts w:cs="Arial"/>
          <w:lang w:val="es-CO"/>
          <w:rPrChange w:id="768" w:author="Farid Eliecer Ureche Lopez" w:date="2019-10-14T12:10:00Z">
            <w:rPr>
              <w:rFonts w:cs="Arial"/>
              <w:lang w:val="es-CO"/>
            </w:rPr>
          </w:rPrChange>
        </w:rPr>
        <w:t xml:space="preserve">Vista de </w:t>
      </w:r>
      <w:r w:rsidR="00C4343E" w:rsidRPr="00D70328">
        <w:rPr>
          <w:rFonts w:cs="Arial"/>
          <w:lang w:val="es-CO"/>
          <w:rPrChange w:id="769" w:author="Farid Eliecer Ureche Lopez" w:date="2019-10-14T12:10:00Z">
            <w:rPr>
              <w:rFonts w:cs="Arial"/>
              <w:lang w:val="es-CO"/>
            </w:rPr>
          </w:rPrChange>
        </w:rPr>
        <w:t>casos de uso</w:t>
      </w:r>
      <w:bookmarkEnd w:id="767"/>
    </w:p>
    <w:p w14:paraId="7D34F5C7" w14:textId="77777777" w:rsidR="000E588A" w:rsidRPr="00D70328" w:rsidRDefault="000E588A" w:rsidP="005E5AE2">
      <w:pPr>
        <w:pStyle w:val="Ttulo3"/>
        <w:rPr>
          <w:rFonts w:cs="Arial"/>
          <w:lang w:val="es-CO"/>
          <w:rPrChange w:id="770" w:author="Farid Eliecer Ureche Lopez" w:date="2019-10-14T12:10:00Z">
            <w:rPr>
              <w:rFonts w:ascii="Arial" w:hAnsi="Arial" w:cs="Arial"/>
              <w:lang w:val="es-CO"/>
            </w:rPr>
          </w:rPrChange>
        </w:rPr>
        <w:pPrChange w:id="771" w:author="Farid Eliecer Ureche Lopez" w:date="2019-10-14T12:10:00Z">
          <w:pPr/>
        </w:pPrChange>
      </w:pPr>
      <w:bookmarkStart w:id="772" w:name="_Toc21970176"/>
      <w:bookmarkEnd w:id="772"/>
    </w:p>
    <w:p w14:paraId="0B4020A7" w14:textId="2FAE2282" w:rsidR="00210A5B" w:rsidRPr="00CB2AA7" w:rsidRDefault="00794F15" w:rsidP="00D93513">
      <w:pPr>
        <w:rPr>
          <w:rFonts w:ascii="Arial" w:hAnsi="Arial" w:cs="Arial"/>
          <w:i/>
          <w:color w:val="0000FF"/>
          <w:lang w:val="es-CO"/>
        </w:rPr>
      </w:pPr>
      <w:del w:id="773" w:author="Farid Eliecer Ureche Lopez" w:date="2019-10-13T22:32:00Z">
        <w:r w:rsidDel="006621DF">
          <w:rPr>
            <w:rFonts w:ascii="Arial" w:hAnsi="Arial" w:cs="Arial"/>
            <w:i/>
            <w:noProof/>
            <w:color w:val="0000FF"/>
            <w:lang w:val="es-CO"/>
          </w:rPr>
          <w:drawing>
            <wp:inline distT="0" distB="0" distL="0" distR="0" wp14:anchorId="379F744B" wp14:editId="466EAFD1">
              <wp:extent cx="5940425" cy="4019550"/>
              <wp:effectExtent l="0" t="0" r="3175" b="0"/>
              <wp:docPr id="2" name="Imagen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01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0DF4FBF4" w14:textId="77777777" w:rsidR="00D70328" w:rsidRDefault="00CF3B2A" w:rsidP="00D70328">
      <w:pPr>
        <w:rPr>
          <w:ins w:id="774" w:author="Farid Eliecer Ureche Lopez" w:date="2019-10-14T12:12:00Z"/>
          <w:rFonts w:ascii="Arial" w:hAnsi="Arial" w:cs="Arial"/>
          <w:lang w:val="es-CO"/>
        </w:rPr>
      </w:pPr>
      <w:ins w:id="775" w:author="Farid Eliecer Ureche Lopez" w:date="2019-10-13T22:59:00Z">
        <w:r w:rsidRPr="00D70328">
          <w:rPr>
            <w:rFonts w:ascii="Arial" w:hAnsi="Arial" w:cs="Arial"/>
            <w:noProof/>
            <w:u w:val="single"/>
            <w:lang w:val="es-CO"/>
            <w:rPrChange w:id="776" w:author="Farid Eliecer Ureche Lopez" w:date="2019-10-14T12:14:00Z">
              <w:rPr>
                <w:rFonts w:ascii="Arial" w:hAnsi="Arial" w:cs="Arial"/>
                <w:noProof/>
                <w:lang w:val="es-CO"/>
              </w:rPr>
            </w:rPrChange>
          </w:rPr>
          <w:drawing>
            <wp:inline distT="0" distB="0" distL="0" distR="0" wp14:anchorId="7243E159" wp14:editId="177000CE">
              <wp:extent cx="5627620" cy="3810919"/>
              <wp:effectExtent l="0" t="0" r="0" b="0"/>
              <wp:docPr id="6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37428" cy="3817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1F46791" w14:textId="272D3FDF" w:rsidR="00D70328" w:rsidRDefault="00D70328" w:rsidP="00D70328">
      <w:pPr>
        <w:pStyle w:val="Ttulo3"/>
        <w:rPr>
          <w:ins w:id="777" w:author="Farid Eliecer Ureche Lopez" w:date="2019-10-14T12:13:00Z"/>
          <w:rFonts w:cs="Arial"/>
          <w:lang w:val="es-CO"/>
        </w:rPr>
      </w:pPr>
      <w:bookmarkStart w:id="778" w:name="_Toc21970177"/>
      <w:ins w:id="779" w:author="Farid Eliecer Ureche Lopez" w:date="2019-10-14T12:11:00Z">
        <w:r w:rsidRPr="00D70328">
          <w:rPr>
            <w:rFonts w:cs="Arial"/>
            <w:lang w:val="es-CO"/>
            <w:rPrChange w:id="780" w:author="Farid Eliecer Ureche Lopez" w:date="2019-10-14T12:11:00Z">
              <w:rPr>
                <w:lang w:val="es-CO"/>
              </w:rPr>
            </w:rPrChange>
          </w:rPr>
          <w:lastRenderedPageBreak/>
          <w:t xml:space="preserve">Vista </w:t>
        </w:r>
      </w:ins>
      <w:ins w:id="781" w:author="Farid Eliecer Ureche Lopez" w:date="2019-10-14T12:13:00Z">
        <w:r>
          <w:rPr>
            <w:rFonts w:cs="Arial"/>
            <w:lang w:val="es-CO"/>
          </w:rPr>
          <w:t>de datos</w:t>
        </w:r>
        <w:bookmarkEnd w:id="778"/>
      </w:ins>
    </w:p>
    <w:p w14:paraId="1AC07AD1" w14:textId="77777777" w:rsidR="00D70328" w:rsidRDefault="00D70328" w:rsidP="00D70328">
      <w:pPr>
        <w:rPr>
          <w:ins w:id="782" w:author="Farid Eliecer Ureche Lopez" w:date="2019-10-14T12:13:00Z"/>
          <w:lang w:val="es-CO"/>
        </w:rPr>
      </w:pPr>
    </w:p>
    <w:p w14:paraId="4F904CB7" w14:textId="2340D49E" w:rsidR="00D70328" w:rsidRPr="00D70328" w:rsidRDefault="00B02C34" w:rsidP="00D70328">
      <w:pPr>
        <w:rPr>
          <w:lang w:val="es-CO"/>
          <w:rPrChange w:id="783" w:author="Farid Eliecer Ureche Lopez" w:date="2019-10-14T12:13:00Z">
            <w:rPr>
              <w:rFonts w:ascii="Arial" w:hAnsi="Arial"/>
              <w:lang w:val="es-CO"/>
            </w:rPr>
          </w:rPrChange>
        </w:rPr>
        <w:sectPr w:rsidR="00D70328" w:rsidRPr="00D70328" w:rsidSect="009733B8">
          <w:headerReference w:type="default" r:id="rId20"/>
          <w:footerReference w:type="default" r:id="rId21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docGrid w:linePitch="360"/>
        </w:sectPr>
        <w:pPrChange w:id="784" w:author="Farid Eliecer Ureche Lopez" w:date="2019-10-14T12:13:00Z">
          <w:pPr/>
        </w:pPrChange>
      </w:pPr>
      <w:ins w:id="785" w:author="Farid Eliecer Ureche Lopez" w:date="2019-10-14T17:29:00Z">
        <w:r>
          <w:rPr>
            <w:noProof/>
            <w:lang w:val="es-CO"/>
          </w:rPr>
          <w:drawing>
            <wp:inline distT="0" distB="0" distL="0" distR="0" wp14:anchorId="0929701E" wp14:editId="1AEE0C6C">
              <wp:extent cx="5943600" cy="5055235"/>
              <wp:effectExtent l="0" t="0" r="0" b="0"/>
              <wp:docPr id="12" name="Imagen 12" descr="Imagen que contiene captura de pantall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bd.png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0552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08D7F8D" w14:textId="77777777" w:rsidR="001B34DD" w:rsidRPr="005E5AE2" w:rsidRDefault="001B34DD" w:rsidP="001B34DD">
      <w:pPr>
        <w:pStyle w:val="Ttulo1"/>
        <w:rPr>
          <w:rFonts w:cs="Arial"/>
          <w:b w:val="0"/>
          <w:bCs/>
          <w:sz w:val="20"/>
          <w:lang w:val="es-CO"/>
          <w:rPrChange w:id="786" w:author="Farid Eliecer Ureche Lopez" w:date="2019-10-14T18:28:00Z">
            <w:rPr>
              <w:rFonts w:cs="Arial"/>
              <w:sz w:val="20"/>
              <w:lang w:val="es-CO"/>
            </w:rPr>
          </w:rPrChange>
        </w:rPr>
      </w:pPr>
      <w:bookmarkStart w:id="787" w:name="_Toc21970178"/>
      <w:r w:rsidRPr="005E5AE2">
        <w:rPr>
          <w:rFonts w:cs="Arial"/>
          <w:b w:val="0"/>
          <w:bCs/>
          <w:sz w:val="20"/>
          <w:lang w:val="es-CO"/>
          <w:rPrChange w:id="788" w:author="Farid Eliecer Ureche Lopez" w:date="2019-10-14T18:28:00Z">
            <w:rPr>
              <w:rFonts w:cs="Arial"/>
              <w:sz w:val="20"/>
              <w:lang w:val="es-CO"/>
            </w:rPr>
          </w:rPrChange>
        </w:rPr>
        <w:lastRenderedPageBreak/>
        <w:t>Riesgos de la arquitectura</w:t>
      </w:r>
      <w:bookmarkEnd w:id="787"/>
      <w:r w:rsidRPr="005E5AE2">
        <w:rPr>
          <w:rFonts w:cs="Arial"/>
          <w:b w:val="0"/>
          <w:bCs/>
          <w:sz w:val="20"/>
          <w:lang w:val="es-CO"/>
          <w:rPrChange w:id="789" w:author="Farid Eliecer Ureche Lopez" w:date="2019-10-14T18:28:00Z">
            <w:rPr>
              <w:rFonts w:cs="Arial"/>
              <w:sz w:val="20"/>
              <w:lang w:val="es-CO"/>
            </w:rPr>
          </w:rPrChange>
        </w:rPr>
        <w:t xml:space="preserve"> </w:t>
      </w:r>
    </w:p>
    <w:p w14:paraId="749537EC" w14:textId="4605FF78" w:rsidR="00D77BBF" w:rsidRPr="00CB2AA7" w:rsidRDefault="001B34DD" w:rsidP="001B34DD">
      <w:pPr>
        <w:pStyle w:val="InfoBlue"/>
        <w:ind w:left="0"/>
        <w:rPr>
          <w:rFonts w:ascii="Arial" w:hAnsi="Arial" w:cs="Arial"/>
          <w:b/>
          <w:color w:val="FF0000"/>
          <w:lang w:val="es-CO"/>
        </w:rPr>
      </w:pPr>
      <w:del w:id="790" w:author="Farid Eliecer Ureche Lopez" w:date="2019-10-14T12:16:00Z">
        <w:r w:rsidRPr="00CB2AA7" w:rsidDel="005A0844">
          <w:rPr>
            <w:rFonts w:ascii="Arial" w:hAnsi="Arial" w:cs="Arial"/>
            <w:lang w:val="es-CO"/>
          </w:rPr>
          <w:delText>&lt;Liste los riesgos que se pueden presentar con la arquitectura. Por cada riesgo determine la acción de mitigación.&gt;</w:delText>
        </w:r>
        <w:r w:rsidR="00104513" w:rsidRPr="00CB2AA7" w:rsidDel="005A0844">
          <w:rPr>
            <w:rFonts w:ascii="Arial" w:hAnsi="Arial" w:cs="Arial"/>
            <w:lang w:val="es-CO"/>
          </w:rPr>
          <w:delText xml:space="preserve"> </w:delText>
        </w:r>
      </w:del>
    </w:p>
    <w:tbl>
      <w:tblPr>
        <w:tblStyle w:val="LightList1"/>
        <w:tblW w:w="0" w:type="auto"/>
        <w:tblLook w:val="0000" w:firstRow="0" w:lastRow="0" w:firstColumn="0" w:lastColumn="0" w:noHBand="0" w:noVBand="0"/>
      </w:tblPr>
      <w:tblGrid>
        <w:gridCol w:w="2594"/>
        <w:gridCol w:w="2595"/>
        <w:gridCol w:w="1926"/>
        <w:gridCol w:w="2225"/>
      </w:tblGrid>
      <w:tr w:rsidR="00C369C0" w:rsidRPr="00CB2AA7" w14:paraId="153608C7" w14:textId="77777777" w:rsidTr="005A08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4" w:type="dxa"/>
          </w:tcPr>
          <w:p w14:paraId="7BCE0567" w14:textId="77777777" w:rsidR="00C369C0" w:rsidRPr="005417C5" w:rsidRDefault="00C369C0" w:rsidP="009B73FE">
            <w:pPr>
              <w:pStyle w:val="Textoindependiente"/>
              <w:ind w:left="0"/>
              <w:rPr>
                <w:rFonts w:ascii="Arial" w:hAnsi="Arial" w:cs="Arial"/>
                <w:b/>
                <w:bCs/>
                <w:lang w:val="es-CO"/>
                <w:rPrChange w:id="791" w:author="Farid Eliecer Ureche Lopez" w:date="2019-10-14T12:25:00Z">
                  <w:rPr>
                    <w:rFonts w:ascii="Arial" w:hAnsi="Arial" w:cs="Arial"/>
                    <w:lang w:val="es-CO"/>
                  </w:rPr>
                </w:rPrChange>
              </w:rPr>
            </w:pPr>
            <w:r w:rsidRPr="005417C5">
              <w:rPr>
                <w:rFonts w:ascii="Arial" w:hAnsi="Arial" w:cs="Arial"/>
                <w:b/>
                <w:bCs/>
                <w:lang w:val="es-CO"/>
                <w:rPrChange w:id="792" w:author="Farid Eliecer Ureche Lopez" w:date="2019-10-14T12:25:00Z">
                  <w:rPr>
                    <w:rFonts w:ascii="Arial" w:hAnsi="Arial" w:cs="Arial"/>
                    <w:lang w:val="es-CO"/>
                  </w:rPr>
                </w:rPrChange>
              </w:rPr>
              <w:t>Riesgos</w:t>
            </w:r>
          </w:p>
        </w:tc>
        <w:tc>
          <w:tcPr>
            <w:tcW w:w="2595" w:type="dxa"/>
          </w:tcPr>
          <w:p w14:paraId="7018A367" w14:textId="77777777" w:rsidR="00C369C0" w:rsidRPr="005417C5" w:rsidRDefault="00C369C0" w:rsidP="00C369C0">
            <w:pPr>
              <w:pStyle w:val="Textoindependien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es-CO"/>
                <w:rPrChange w:id="793" w:author="Farid Eliecer Ureche Lopez" w:date="2019-10-14T12:25:00Z">
                  <w:rPr>
                    <w:rFonts w:ascii="Arial" w:hAnsi="Arial" w:cs="Arial"/>
                    <w:lang w:val="es-CO"/>
                  </w:rPr>
                </w:rPrChange>
              </w:rPr>
            </w:pPr>
            <w:r w:rsidRPr="005417C5">
              <w:rPr>
                <w:rFonts w:ascii="Arial" w:hAnsi="Arial" w:cs="Arial"/>
                <w:b/>
                <w:bCs/>
                <w:lang w:val="es-CO"/>
                <w:rPrChange w:id="794" w:author="Farid Eliecer Ureche Lopez" w:date="2019-10-14T12:25:00Z">
                  <w:rPr>
                    <w:rFonts w:ascii="Arial" w:hAnsi="Arial" w:cs="Arial"/>
                    <w:lang w:val="es-CO"/>
                  </w:rPr>
                </w:rPrChange>
              </w:rPr>
              <w:t xml:space="preserve">Estrategia de mitigación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6" w:type="dxa"/>
          </w:tcPr>
          <w:p w14:paraId="102FE83C" w14:textId="77777777" w:rsidR="00C369C0" w:rsidRPr="005417C5" w:rsidRDefault="00C369C0" w:rsidP="009B73FE">
            <w:pPr>
              <w:pStyle w:val="Textoindependiente"/>
              <w:ind w:left="0"/>
              <w:rPr>
                <w:rFonts w:ascii="Arial" w:hAnsi="Arial" w:cs="Arial"/>
                <w:b/>
                <w:bCs/>
                <w:lang w:val="es-CO"/>
                <w:rPrChange w:id="795" w:author="Farid Eliecer Ureche Lopez" w:date="2019-10-14T12:25:00Z">
                  <w:rPr>
                    <w:rFonts w:ascii="Arial" w:hAnsi="Arial" w:cs="Arial"/>
                    <w:lang w:val="es-CO"/>
                  </w:rPr>
                </w:rPrChange>
              </w:rPr>
            </w:pPr>
            <w:r w:rsidRPr="005417C5">
              <w:rPr>
                <w:rFonts w:ascii="Arial" w:hAnsi="Arial" w:cs="Arial"/>
                <w:b/>
                <w:bCs/>
                <w:lang w:val="es-CO"/>
                <w:rPrChange w:id="796" w:author="Farid Eliecer Ureche Lopez" w:date="2019-10-14T12:25:00Z">
                  <w:rPr>
                    <w:rFonts w:ascii="Arial" w:hAnsi="Arial" w:cs="Arial"/>
                    <w:lang w:val="es-CO"/>
                  </w:rPr>
                </w:rPrChange>
              </w:rPr>
              <w:t>Plan de contingencia</w:t>
            </w:r>
          </w:p>
        </w:tc>
        <w:tc>
          <w:tcPr>
            <w:tcW w:w="2225" w:type="dxa"/>
          </w:tcPr>
          <w:p w14:paraId="08EC5558" w14:textId="77777777" w:rsidR="00C369C0" w:rsidRPr="005417C5" w:rsidRDefault="00C369C0" w:rsidP="009B73FE">
            <w:pPr>
              <w:pStyle w:val="Textoindependien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es-CO"/>
                <w:rPrChange w:id="797" w:author="Farid Eliecer Ureche Lopez" w:date="2019-10-14T12:25:00Z">
                  <w:rPr>
                    <w:rFonts w:ascii="Arial" w:hAnsi="Arial" w:cs="Arial"/>
                    <w:lang w:val="es-CO"/>
                  </w:rPr>
                </w:rPrChange>
              </w:rPr>
            </w:pPr>
            <w:r w:rsidRPr="005417C5">
              <w:rPr>
                <w:rFonts w:ascii="Arial" w:hAnsi="Arial" w:cs="Arial"/>
                <w:b/>
                <w:bCs/>
                <w:lang w:val="es-CO"/>
                <w:rPrChange w:id="798" w:author="Farid Eliecer Ureche Lopez" w:date="2019-10-14T12:25:00Z">
                  <w:rPr>
                    <w:rFonts w:ascii="Arial" w:hAnsi="Arial" w:cs="Arial"/>
                    <w:lang w:val="es-CO"/>
                  </w:rPr>
                </w:rPrChange>
              </w:rPr>
              <w:t>Impacto</w:t>
            </w:r>
          </w:p>
        </w:tc>
      </w:tr>
      <w:tr w:rsidR="005A0844" w:rsidRPr="002D600F" w14:paraId="65EB2436" w14:textId="77777777" w:rsidTr="005A08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4" w:type="dxa"/>
          </w:tcPr>
          <w:p w14:paraId="0076E656" w14:textId="71F5B545" w:rsidR="005A0844" w:rsidRPr="00BA6658" w:rsidRDefault="005A0844" w:rsidP="005A0844">
            <w:pPr>
              <w:spacing w:after="60" w:line="240" w:lineRule="auto"/>
              <w:rPr>
                <w:ins w:id="799" w:author="Farid Eliecer Ureche Lopez" w:date="2019-10-14T12:17:00Z"/>
                <w:rFonts w:eastAsia="Arial"/>
              </w:rPr>
              <w:pPrChange w:id="800" w:author="Farid Eliecer Ureche Lopez" w:date="2019-10-14T12:17:00Z">
                <w:pPr>
                  <w:spacing w:before="120" w:after="60" w:line="240" w:lineRule="auto"/>
                </w:pPr>
              </w:pPrChange>
            </w:pPr>
            <w:ins w:id="801" w:author="Farid Eliecer Ureche Lopez" w:date="2019-10-14T12:17:00Z">
              <w:r w:rsidRPr="00BA6658">
                <w:rPr>
                  <w:rFonts w:eastAsia="Arial"/>
                  <w:lang w:val="es-CO"/>
                </w:rPr>
                <w:t xml:space="preserve">Ataques de inyección de mensajería corrupta a los servicios </w:t>
              </w:r>
              <w:r>
                <w:rPr>
                  <w:rFonts w:eastAsia="Arial"/>
                  <w:lang w:val="es-CO"/>
                </w:rPr>
                <w:t xml:space="preserve">de la aplicación </w:t>
              </w:r>
            </w:ins>
            <w:ins w:id="802" w:author="Farid Eliecer Ureche Lopez" w:date="2019-10-14T12:18:00Z">
              <w:r>
                <w:rPr>
                  <w:rFonts w:eastAsia="Arial"/>
                  <w:lang w:val="es-CO"/>
                </w:rPr>
                <w:t>SOBS</w:t>
              </w:r>
            </w:ins>
            <w:ins w:id="803" w:author="Farid Eliecer Ureche Lopez" w:date="2019-10-14T12:17:00Z">
              <w:r w:rsidRPr="00BA6658">
                <w:rPr>
                  <w:rFonts w:eastAsia="Arial"/>
                  <w:lang w:val="es-CO"/>
                </w:rPr>
                <w:t>.</w:t>
              </w:r>
            </w:ins>
          </w:p>
          <w:p w14:paraId="6EEA8221" w14:textId="5999E870" w:rsidR="005A0844" w:rsidRPr="00CB2AA7" w:rsidRDefault="005A0844" w:rsidP="005A0844">
            <w:pPr>
              <w:pStyle w:val="InfoBlue"/>
              <w:ind w:left="0"/>
              <w:rPr>
                <w:rFonts w:ascii="Arial" w:hAnsi="Arial" w:cs="Arial"/>
                <w:lang w:val="es-CO"/>
              </w:rPr>
            </w:pPr>
            <w:del w:id="804" w:author="Farid Eliecer Ureche Lopez" w:date="2019-10-14T12:17:00Z">
              <w:r w:rsidRPr="00CB2AA7" w:rsidDel="00CF59C0">
                <w:rPr>
                  <w:rFonts w:ascii="Arial" w:hAnsi="Arial" w:cs="Arial"/>
                  <w:lang w:val="es-CO"/>
                </w:rPr>
                <w:delText>&lt;Descripción del riesgo&gt;</w:delText>
              </w:r>
            </w:del>
          </w:p>
        </w:tc>
        <w:tc>
          <w:tcPr>
            <w:tcW w:w="2595" w:type="dxa"/>
          </w:tcPr>
          <w:p w14:paraId="0D58FE00" w14:textId="7CAA31FE" w:rsidR="005A0844" w:rsidRPr="00CB2AA7" w:rsidRDefault="005A0844" w:rsidP="005A0844">
            <w:pPr>
              <w:pStyle w:val="Textoindependien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CO"/>
              </w:rPr>
            </w:pPr>
            <w:ins w:id="805" w:author="Farid Eliecer Ureche Lopez" w:date="2019-10-14T12:17:00Z">
              <w:r w:rsidRPr="00BA6658">
                <w:rPr>
                  <w:rFonts w:eastAsia="Arial"/>
                  <w:lang w:val="es-CO"/>
                </w:rPr>
                <w:t>Se implementa tokenización por JWT, permitiendo validar la autenticidad del mensaje.</w:t>
              </w:r>
            </w:ins>
            <w:del w:id="806" w:author="Farid Eliecer Ureche Lopez" w:date="2019-10-14T12:17:00Z">
              <w:r w:rsidRPr="00CB2AA7" w:rsidDel="00CF59C0">
                <w:rPr>
                  <w:rFonts w:ascii="Arial" w:hAnsi="Arial" w:cs="Arial"/>
                  <w:i/>
                  <w:color w:val="0000FF"/>
                  <w:lang w:val="es-CO"/>
                </w:rPr>
                <w:delText>&lt;Descripción cuál es la estrategia para minimizar el impacto del riesgo.&gt;</w:delText>
              </w:r>
            </w:del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6" w:type="dxa"/>
          </w:tcPr>
          <w:p w14:paraId="786346AC" w14:textId="13D1F630" w:rsidR="005A0844" w:rsidRPr="00CB2AA7" w:rsidRDefault="005A0844" w:rsidP="005A0844">
            <w:pPr>
              <w:pStyle w:val="Textoindependiente"/>
              <w:ind w:left="0"/>
              <w:rPr>
                <w:rFonts w:ascii="Arial" w:hAnsi="Arial" w:cs="Arial"/>
                <w:i/>
                <w:color w:val="0000FF"/>
                <w:lang w:val="es-CO"/>
              </w:rPr>
            </w:pPr>
            <w:ins w:id="807" w:author="Farid Eliecer Ureche Lopez" w:date="2019-10-14T12:17:00Z">
              <w:r w:rsidRPr="005A0844">
                <w:rPr>
                  <w:rFonts w:eastAsia="Arial"/>
                  <w:lang w:val="es-CO"/>
                  <w:rPrChange w:id="808" w:author="Farid Eliecer Ureche Lopez" w:date="2019-10-14T12:17:00Z">
                    <w:rPr>
                      <w:rFonts w:eastAsia="Arial"/>
                      <w:i/>
                      <w:iCs/>
                      <w:lang w:val="es-CO"/>
                    </w:rPr>
                  </w:rPrChange>
                </w:rPr>
                <w:t>Reversar TX encontradas en este caso.</w:t>
              </w:r>
            </w:ins>
            <w:del w:id="809" w:author="Farid Eliecer Ureche Lopez" w:date="2019-10-14T12:17:00Z">
              <w:r w:rsidRPr="00CB2AA7" w:rsidDel="00CF59C0">
                <w:rPr>
                  <w:rFonts w:ascii="Arial" w:hAnsi="Arial" w:cs="Arial"/>
                  <w:i/>
                  <w:color w:val="0000FF"/>
                  <w:lang w:val="es-CO"/>
                </w:rPr>
                <w:delText>&lt;Descripción del plan que se ejecuta para que el riesgo no se materialice: reducción de funcionalidad, aumento de controles de seguridad etc.&gt;</w:delText>
              </w:r>
            </w:del>
          </w:p>
        </w:tc>
        <w:tc>
          <w:tcPr>
            <w:tcW w:w="2225" w:type="dxa"/>
          </w:tcPr>
          <w:p w14:paraId="2FE5E2D0" w14:textId="015DE0D2" w:rsidR="005A0844" w:rsidRPr="00CB2AA7" w:rsidRDefault="005A0844" w:rsidP="005A0844">
            <w:pPr>
              <w:pStyle w:val="Textoindependien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color w:val="0000FF"/>
                <w:lang w:val="es-CO"/>
              </w:rPr>
            </w:pPr>
            <w:ins w:id="810" w:author="Farid Eliecer Ureche Lopez" w:date="2019-10-14T12:17:00Z">
              <w:r w:rsidRPr="00BA6658">
                <w:rPr>
                  <w:rFonts w:eastAsia="Arial"/>
                  <w:lang w:val="es-CO"/>
                </w:rPr>
                <w:t>MUY ALTO</w:t>
              </w:r>
            </w:ins>
            <w:del w:id="811" w:author="Farid Eliecer Ureche Lopez" w:date="2019-10-14T12:17:00Z">
              <w:r w:rsidRPr="00CB2AA7" w:rsidDel="00CF59C0">
                <w:rPr>
                  <w:rFonts w:ascii="Arial" w:hAnsi="Arial" w:cs="Arial"/>
                  <w:i/>
                  <w:color w:val="0000FF"/>
                  <w:lang w:val="es-CO"/>
                </w:rPr>
                <w:delText>&lt;Si se materializa el riesgo cuál es el nivel de impacto&gt;</w:delText>
              </w:r>
            </w:del>
          </w:p>
        </w:tc>
      </w:tr>
      <w:tr w:rsidR="005A0844" w:rsidRPr="002D600F" w14:paraId="06971CD3" w14:textId="77777777" w:rsidTr="005A08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4" w:type="dxa"/>
          </w:tcPr>
          <w:p w14:paraId="2E4CBB13" w14:textId="77777777" w:rsidR="005A0844" w:rsidRPr="00BA6658" w:rsidRDefault="005A0844" w:rsidP="005A0844">
            <w:pPr>
              <w:spacing w:before="120" w:after="60" w:line="240" w:lineRule="auto"/>
              <w:rPr>
                <w:ins w:id="812" w:author="Farid Eliecer Ureche Lopez" w:date="2019-10-14T12:19:00Z"/>
                <w:rFonts w:eastAsia="Arial"/>
                <w:lang w:val="es-CO"/>
              </w:rPr>
            </w:pPr>
            <w:ins w:id="813" w:author="Farid Eliecer Ureche Lopez" w:date="2019-10-14T12:19:00Z">
              <w:r w:rsidRPr="00BA6658">
                <w:rPr>
                  <w:rFonts w:eastAsia="Arial"/>
                  <w:lang w:val="es-CO"/>
                </w:rPr>
                <w:t>Algunos servicios podrían exceder la capacidad en consumo de recursos.</w:t>
              </w:r>
            </w:ins>
          </w:p>
          <w:p w14:paraId="2A1F701D" w14:textId="77777777" w:rsidR="005A0844" w:rsidRPr="00CB2AA7" w:rsidRDefault="005A0844" w:rsidP="005A0844">
            <w:pPr>
              <w:pStyle w:val="Textoindependiente"/>
              <w:ind w:left="0"/>
              <w:rPr>
                <w:rFonts w:ascii="Arial" w:hAnsi="Arial" w:cs="Arial"/>
                <w:lang w:val="es-CO"/>
              </w:rPr>
            </w:pPr>
          </w:p>
        </w:tc>
        <w:tc>
          <w:tcPr>
            <w:tcW w:w="2595" w:type="dxa"/>
          </w:tcPr>
          <w:p w14:paraId="03EFCA41" w14:textId="50B19381" w:rsidR="005A0844" w:rsidRPr="00CB2AA7" w:rsidRDefault="005A0844" w:rsidP="005A0844">
            <w:pPr>
              <w:pStyle w:val="Textoindependien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CO"/>
              </w:rPr>
            </w:pPr>
            <w:ins w:id="814" w:author="Farid Eliecer Ureche Lopez" w:date="2019-10-14T12:19:00Z">
              <w:r w:rsidRPr="00BA6658">
                <w:rPr>
                  <w:rFonts w:eastAsia="Arial"/>
                  <w:lang w:val="es-CO"/>
                </w:rPr>
                <w:t>Se realiza una revisión y optimización de los servicios que exceden la capacidad de consumo de recursos.</w:t>
              </w:r>
            </w:ins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6" w:type="dxa"/>
          </w:tcPr>
          <w:p w14:paraId="4774A044" w14:textId="6A52BEEB" w:rsidR="005A0844" w:rsidRPr="00BA6658" w:rsidRDefault="005A0844" w:rsidP="005A0844">
            <w:pPr>
              <w:pStyle w:val="Textoindependiente"/>
              <w:ind w:left="0"/>
              <w:rPr>
                <w:ins w:id="815" w:author="Farid Eliecer Ureche Lopez" w:date="2019-10-14T12:19:00Z"/>
                <w:rFonts w:eastAsia="Arial"/>
                <w:lang w:val="es-CO"/>
              </w:rPr>
            </w:pPr>
            <w:ins w:id="816" w:author="Farid Eliecer Ureche Lopez" w:date="2019-10-14T12:20:00Z">
              <w:r>
                <w:rPr>
                  <w:rFonts w:eastAsia="Arial"/>
                  <w:lang w:val="es-CO"/>
                </w:rPr>
                <w:t>Aumentar capacidad de escalamiento en nube.</w:t>
              </w:r>
            </w:ins>
          </w:p>
          <w:p w14:paraId="603539D3" w14:textId="77777777" w:rsidR="005A0844" w:rsidRPr="00BA6658" w:rsidRDefault="005A0844" w:rsidP="005A0844">
            <w:pPr>
              <w:pStyle w:val="Textoindependiente"/>
              <w:ind w:left="0"/>
              <w:rPr>
                <w:ins w:id="817" w:author="Farid Eliecer Ureche Lopez" w:date="2019-10-14T12:19:00Z"/>
                <w:rFonts w:eastAsia="Arial"/>
                <w:lang w:val="es-CO"/>
              </w:rPr>
            </w:pPr>
          </w:p>
          <w:p w14:paraId="5F96A722" w14:textId="77777777" w:rsidR="005A0844" w:rsidRPr="00CB2AA7" w:rsidRDefault="005A0844" w:rsidP="005A0844">
            <w:pPr>
              <w:pStyle w:val="Textoindependiente"/>
              <w:ind w:left="0"/>
              <w:rPr>
                <w:rFonts w:ascii="Arial" w:hAnsi="Arial" w:cs="Arial"/>
                <w:lang w:val="es-CO"/>
              </w:rPr>
            </w:pPr>
          </w:p>
        </w:tc>
        <w:tc>
          <w:tcPr>
            <w:tcW w:w="2225" w:type="dxa"/>
          </w:tcPr>
          <w:p w14:paraId="5B95CD12" w14:textId="74F84DC8" w:rsidR="005A0844" w:rsidRPr="00CB2AA7" w:rsidRDefault="005A0844" w:rsidP="005A0844">
            <w:pPr>
              <w:pStyle w:val="Textoindependien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CO"/>
              </w:rPr>
            </w:pPr>
            <w:ins w:id="818" w:author="Farid Eliecer Ureche Lopez" w:date="2019-10-14T12:19:00Z">
              <w:r w:rsidRPr="00BA6658">
                <w:rPr>
                  <w:rFonts w:eastAsia="Arial"/>
                  <w:lang w:val="es-CO"/>
                </w:rPr>
                <w:t>MEDIO</w:t>
              </w:r>
            </w:ins>
          </w:p>
        </w:tc>
      </w:tr>
      <w:tr w:rsidR="005A0844" w:rsidRPr="002D600F" w14:paraId="5220BBB2" w14:textId="77777777" w:rsidTr="005A08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4" w:type="dxa"/>
          </w:tcPr>
          <w:p w14:paraId="13CB595B" w14:textId="29E07D54" w:rsidR="005A0844" w:rsidRPr="00CB2AA7" w:rsidRDefault="005A0844" w:rsidP="005A0844">
            <w:pPr>
              <w:pStyle w:val="Textoindependiente"/>
              <w:ind w:left="0"/>
              <w:rPr>
                <w:rFonts w:ascii="Arial" w:hAnsi="Arial" w:cs="Arial"/>
                <w:lang w:val="es-CO"/>
              </w:rPr>
            </w:pPr>
            <w:ins w:id="819" w:author="Farid Eliecer Ureche Lopez" w:date="2019-10-14T12:22:00Z">
              <w:r>
                <w:rPr>
                  <w:rFonts w:ascii="Arial" w:hAnsi="Arial" w:cs="Arial"/>
                  <w:lang w:val="es-CO"/>
                </w:rPr>
                <w:t>Alto costo de los servicios en la nube, cuenta con recursos limitados.</w:t>
              </w:r>
            </w:ins>
          </w:p>
        </w:tc>
        <w:tc>
          <w:tcPr>
            <w:tcW w:w="2595" w:type="dxa"/>
          </w:tcPr>
          <w:p w14:paraId="6D9C8D39" w14:textId="790AC9F5" w:rsidR="005A0844" w:rsidRPr="00CB2AA7" w:rsidRDefault="005A0844" w:rsidP="005A0844">
            <w:pPr>
              <w:pStyle w:val="Textoindependien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CO"/>
              </w:rPr>
            </w:pPr>
            <w:ins w:id="820" w:author="Farid Eliecer Ureche Lopez" w:date="2019-10-14T12:22:00Z">
              <w:r>
                <w:rPr>
                  <w:rFonts w:ascii="Arial" w:hAnsi="Arial" w:cs="Arial"/>
                  <w:lang w:val="es-CO"/>
                </w:rPr>
                <w:t xml:space="preserve">Se contratan servicios básicos con la opción de crecimiento escalado </w:t>
              </w:r>
            </w:ins>
            <w:ins w:id="821" w:author="Farid Eliecer Ureche Lopez" w:date="2019-10-14T12:23:00Z">
              <w:r>
                <w:rPr>
                  <w:rFonts w:ascii="Arial" w:hAnsi="Arial" w:cs="Arial"/>
                  <w:lang w:val="es-CO"/>
                </w:rPr>
                <w:t>manual.</w:t>
              </w:r>
            </w:ins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6" w:type="dxa"/>
          </w:tcPr>
          <w:p w14:paraId="675E05EE" w14:textId="7D381DF3" w:rsidR="005A0844" w:rsidRPr="00CB2AA7" w:rsidRDefault="005A0844" w:rsidP="005A0844">
            <w:pPr>
              <w:pStyle w:val="Textoindependiente"/>
              <w:ind w:left="0"/>
              <w:rPr>
                <w:rFonts w:ascii="Arial" w:hAnsi="Arial" w:cs="Arial"/>
                <w:lang w:val="es-CO"/>
              </w:rPr>
            </w:pPr>
            <w:ins w:id="822" w:author="Farid Eliecer Ureche Lopez" w:date="2019-10-14T12:23:00Z">
              <w:r>
                <w:rPr>
                  <w:rFonts w:ascii="Arial" w:hAnsi="Arial" w:cs="Arial"/>
                  <w:lang w:val="es-CO"/>
                </w:rPr>
                <w:t>Aumentar capacidad de los planes en el momento requerido.</w:t>
              </w:r>
            </w:ins>
          </w:p>
        </w:tc>
        <w:tc>
          <w:tcPr>
            <w:tcW w:w="2225" w:type="dxa"/>
          </w:tcPr>
          <w:p w14:paraId="2FC17F8B" w14:textId="19A7B765" w:rsidR="005A0844" w:rsidRPr="00CB2AA7" w:rsidRDefault="005A0844" w:rsidP="005A0844">
            <w:pPr>
              <w:pStyle w:val="Textoindependien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CO"/>
              </w:rPr>
            </w:pPr>
            <w:ins w:id="823" w:author="Farid Eliecer Ureche Lopez" w:date="2019-10-14T12:23:00Z">
              <w:r>
                <w:rPr>
                  <w:rFonts w:ascii="Arial" w:hAnsi="Arial" w:cs="Arial"/>
                  <w:lang w:val="es-CO"/>
                </w:rPr>
                <w:t>MEDIO</w:t>
              </w:r>
            </w:ins>
          </w:p>
        </w:tc>
      </w:tr>
      <w:tr w:rsidR="005A0844" w:rsidRPr="002D600F" w14:paraId="0A4F7224" w14:textId="77777777" w:rsidTr="005A08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4" w:type="dxa"/>
          </w:tcPr>
          <w:p w14:paraId="5AE48A43" w14:textId="77777777" w:rsidR="005A0844" w:rsidRPr="00CB2AA7" w:rsidRDefault="005A0844" w:rsidP="005A0844">
            <w:pPr>
              <w:pStyle w:val="Textoindependiente"/>
              <w:ind w:left="0"/>
              <w:rPr>
                <w:rFonts w:ascii="Arial" w:hAnsi="Arial" w:cs="Arial"/>
                <w:lang w:val="es-CO"/>
              </w:rPr>
            </w:pPr>
          </w:p>
        </w:tc>
        <w:tc>
          <w:tcPr>
            <w:tcW w:w="2595" w:type="dxa"/>
          </w:tcPr>
          <w:p w14:paraId="50F40DEB" w14:textId="77777777" w:rsidR="005A0844" w:rsidRPr="00CB2AA7" w:rsidRDefault="005A0844" w:rsidP="005A0844">
            <w:pPr>
              <w:pStyle w:val="Textoindependien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CO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6" w:type="dxa"/>
          </w:tcPr>
          <w:p w14:paraId="77A52294" w14:textId="77777777" w:rsidR="005A0844" w:rsidRPr="00CB2AA7" w:rsidRDefault="005A0844" w:rsidP="005A0844">
            <w:pPr>
              <w:pStyle w:val="Textoindependiente"/>
              <w:ind w:left="0"/>
              <w:rPr>
                <w:rFonts w:ascii="Arial" w:hAnsi="Arial" w:cs="Arial"/>
                <w:lang w:val="es-CO"/>
              </w:rPr>
            </w:pPr>
          </w:p>
        </w:tc>
        <w:tc>
          <w:tcPr>
            <w:tcW w:w="2225" w:type="dxa"/>
          </w:tcPr>
          <w:p w14:paraId="007DCDA8" w14:textId="77777777" w:rsidR="005A0844" w:rsidRPr="00CB2AA7" w:rsidRDefault="005A0844" w:rsidP="005A0844">
            <w:pPr>
              <w:pStyle w:val="Textoindependien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CO"/>
              </w:rPr>
            </w:pPr>
          </w:p>
        </w:tc>
      </w:tr>
    </w:tbl>
    <w:p w14:paraId="450EA2D7" w14:textId="75CB9D82" w:rsidR="001B34DD" w:rsidDel="005E5AE2" w:rsidRDefault="001B34DD" w:rsidP="00E97501">
      <w:pPr>
        <w:pStyle w:val="Ttulo"/>
        <w:jc w:val="left"/>
        <w:rPr>
          <w:del w:id="824" w:author="Farid Eliecer Ureche Lopez" w:date="2019-10-14T12:24:00Z"/>
          <w:rFonts w:cs="Arial"/>
          <w:lang w:val="es-CO"/>
        </w:rPr>
      </w:pPr>
    </w:p>
    <w:p w14:paraId="1F666B41" w14:textId="372D6D29" w:rsidR="005E5AE2" w:rsidRDefault="005E5AE2" w:rsidP="005E5AE2">
      <w:pPr>
        <w:rPr>
          <w:ins w:id="825" w:author="Farid Eliecer Ureche Lopez" w:date="2019-10-14T18:26:00Z"/>
          <w:lang w:val="es-CO"/>
        </w:rPr>
      </w:pPr>
    </w:p>
    <w:p w14:paraId="64C1A1D9" w14:textId="7C64883C" w:rsidR="005E5AE2" w:rsidRPr="005E5AE2" w:rsidRDefault="005E5AE2" w:rsidP="005E5AE2">
      <w:pPr>
        <w:pStyle w:val="Ttulo1"/>
        <w:rPr>
          <w:ins w:id="826" w:author="Farid Eliecer Ureche Lopez" w:date="2019-10-14T18:26:00Z"/>
          <w:b w:val="0"/>
          <w:bCs/>
          <w:lang w:val="es-CO"/>
          <w:rPrChange w:id="827" w:author="Farid Eliecer Ureche Lopez" w:date="2019-10-14T18:28:00Z">
            <w:rPr>
              <w:ins w:id="828" w:author="Farid Eliecer Ureche Lopez" w:date="2019-10-14T18:26:00Z"/>
              <w:lang w:val="es-CO"/>
            </w:rPr>
          </w:rPrChange>
        </w:rPr>
      </w:pPr>
      <w:bookmarkStart w:id="829" w:name="_Toc21970179"/>
      <w:ins w:id="830" w:author="Farid Eliecer Ureche Lopez" w:date="2019-10-14T18:26:00Z">
        <w:r w:rsidRPr="005E5AE2">
          <w:rPr>
            <w:b w:val="0"/>
            <w:bCs/>
            <w:lang w:val="es-CO"/>
            <w:rPrChange w:id="831" w:author="Farid Eliecer Ureche Lopez" w:date="2019-10-14T18:28:00Z">
              <w:rPr>
                <w:lang w:val="es-CO"/>
              </w:rPr>
            </w:rPrChange>
          </w:rPr>
          <w:t>ANEXO</w:t>
        </w:r>
        <w:bookmarkEnd w:id="829"/>
      </w:ins>
    </w:p>
    <w:p w14:paraId="37CB6267" w14:textId="37670ECE" w:rsidR="005E5AE2" w:rsidRPr="005E5AE2" w:rsidRDefault="005E5AE2" w:rsidP="005E5AE2">
      <w:pPr>
        <w:pStyle w:val="Ttulo2"/>
        <w:rPr>
          <w:ins w:id="832" w:author="Farid Eliecer Ureche Lopez" w:date="2019-10-14T18:27:00Z"/>
          <w:b w:val="0"/>
          <w:bCs/>
          <w:lang w:val="es-CO"/>
          <w:rPrChange w:id="833" w:author="Farid Eliecer Ureche Lopez" w:date="2019-10-14T18:28:00Z">
            <w:rPr>
              <w:ins w:id="834" w:author="Farid Eliecer Ureche Lopez" w:date="2019-10-14T18:27:00Z"/>
              <w:lang w:val="es-CO"/>
            </w:rPr>
          </w:rPrChange>
        </w:rPr>
      </w:pPr>
      <w:bookmarkStart w:id="835" w:name="_Toc21970180"/>
      <w:ins w:id="836" w:author="Farid Eliecer Ureche Lopez" w:date="2019-10-14T18:26:00Z">
        <w:r w:rsidRPr="005E5AE2">
          <w:rPr>
            <w:b w:val="0"/>
            <w:bCs/>
            <w:lang w:val="es-CO"/>
            <w:rPrChange w:id="837" w:author="Farid Eliecer Ureche Lopez" w:date="2019-10-14T18:28:00Z">
              <w:rPr>
                <w:lang w:val="es-CO"/>
              </w:rPr>
            </w:rPrChange>
          </w:rPr>
          <w:t xml:space="preserve">Diagrama componentes aplicación SOBS, </w:t>
        </w:r>
      </w:ins>
      <w:ins w:id="838" w:author="Farid Eliecer Ureche Lopez" w:date="2019-10-14T18:27:00Z">
        <w:r w:rsidRPr="005E5AE2">
          <w:rPr>
            <w:b w:val="0"/>
            <w:bCs/>
            <w:lang w:val="es-CO"/>
            <w:rPrChange w:id="839" w:author="Farid Eliecer Ureche Lopez" w:date="2019-10-14T18:28:00Z">
              <w:rPr>
                <w:lang w:val="es-CO"/>
              </w:rPr>
            </w:rPrChange>
          </w:rPr>
          <w:t>proveedores.</w:t>
        </w:r>
        <w:bookmarkEnd w:id="835"/>
      </w:ins>
    </w:p>
    <w:p w14:paraId="07AFBABF" w14:textId="728E40D7" w:rsidR="005E5AE2" w:rsidRDefault="005E5AE2" w:rsidP="005E5AE2">
      <w:pPr>
        <w:rPr>
          <w:ins w:id="840" w:author="Farid Eliecer Ureche Lopez" w:date="2019-10-14T18:27:00Z"/>
          <w:lang w:val="es-CO"/>
        </w:rPr>
      </w:pPr>
      <w:ins w:id="841" w:author="Farid Eliecer Ureche Lopez" w:date="2019-10-14T18:27:00Z">
        <w:r>
          <w:rPr>
            <w:noProof/>
            <w:lang w:val="es-CO"/>
          </w:rPr>
          <w:drawing>
            <wp:inline distT="0" distB="0" distL="0" distR="0" wp14:anchorId="5D5F171E" wp14:editId="5F0233E8">
              <wp:extent cx="5943600" cy="2331720"/>
              <wp:effectExtent l="0" t="0" r="0" b="0"/>
              <wp:docPr id="13" name="Imagen 13" descr="Imagen que contiene captura de pantall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Diagrama Proveedores.bmp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31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5A7815" w14:textId="012C605F" w:rsidR="005E5AE2" w:rsidRDefault="005E5AE2" w:rsidP="005E5AE2">
      <w:pPr>
        <w:rPr>
          <w:ins w:id="842" w:author="Farid Eliecer Ureche Lopez" w:date="2019-10-14T18:41:00Z"/>
          <w:bCs/>
          <w:lang w:val="es-CO"/>
        </w:rPr>
      </w:pPr>
    </w:p>
    <w:p w14:paraId="1E79C221" w14:textId="40192682" w:rsidR="005E5AE2" w:rsidRDefault="005E5AE2" w:rsidP="005E5AE2">
      <w:pPr>
        <w:rPr>
          <w:ins w:id="843" w:author="Farid Eliecer Ureche Lopez" w:date="2019-10-14T18:41:00Z"/>
          <w:bCs/>
          <w:lang w:val="es-CO"/>
        </w:rPr>
      </w:pPr>
    </w:p>
    <w:p w14:paraId="1FE72940" w14:textId="550DD6B7" w:rsidR="005E5AE2" w:rsidRDefault="005E5AE2" w:rsidP="005E5AE2">
      <w:pPr>
        <w:rPr>
          <w:ins w:id="844" w:author="Farid Eliecer Ureche Lopez" w:date="2019-10-14T18:41:00Z"/>
          <w:bCs/>
          <w:lang w:val="es-CO"/>
        </w:rPr>
      </w:pPr>
    </w:p>
    <w:p w14:paraId="0EF31D6C" w14:textId="34BF5521" w:rsidR="005E5AE2" w:rsidRDefault="005E5AE2" w:rsidP="005E5AE2">
      <w:pPr>
        <w:rPr>
          <w:ins w:id="845" w:author="Farid Eliecer Ureche Lopez" w:date="2019-10-14T18:41:00Z"/>
          <w:bCs/>
          <w:lang w:val="es-CO"/>
        </w:rPr>
      </w:pPr>
    </w:p>
    <w:p w14:paraId="2B31A842" w14:textId="16B81F60" w:rsidR="005E5AE2" w:rsidRDefault="005E5AE2" w:rsidP="005E5AE2">
      <w:pPr>
        <w:rPr>
          <w:ins w:id="846" w:author="Farid Eliecer Ureche Lopez" w:date="2019-10-14T18:41:00Z"/>
          <w:bCs/>
          <w:lang w:val="es-CO"/>
        </w:rPr>
      </w:pPr>
    </w:p>
    <w:p w14:paraId="30986245" w14:textId="349C927D" w:rsidR="005E5AE2" w:rsidRDefault="005E5AE2" w:rsidP="005E5AE2">
      <w:pPr>
        <w:rPr>
          <w:ins w:id="847" w:author="Farid Eliecer Ureche Lopez" w:date="2019-10-14T18:41:00Z"/>
          <w:bCs/>
          <w:lang w:val="es-CO"/>
        </w:rPr>
      </w:pPr>
    </w:p>
    <w:p w14:paraId="75AC9415" w14:textId="77777777" w:rsidR="005E5AE2" w:rsidRPr="005E5AE2" w:rsidRDefault="005E5AE2" w:rsidP="005E5AE2">
      <w:pPr>
        <w:rPr>
          <w:ins w:id="848" w:author="Farid Eliecer Ureche Lopez" w:date="2019-10-14T18:27:00Z"/>
          <w:bCs/>
          <w:lang w:val="es-CO"/>
          <w:rPrChange w:id="849" w:author="Farid Eliecer Ureche Lopez" w:date="2019-10-14T18:28:00Z">
            <w:rPr>
              <w:ins w:id="850" w:author="Farid Eliecer Ureche Lopez" w:date="2019-10-14T18:27:00Z"/>
              <w:lang w:val="es-CO"/>
            </w:rPr>
          </w:rPrChange>
        </w:rPr>
      </w:pPr>
    </w:p>
    <w:p w14:paraId="3AF9714B" w14:textId="2B65F639" w:rsidR="005E5AE2" w:rsidRPr="005E5AE2" w:rsidRDefault="005E5AE2" w:rsidP="005E5AE2">
      <w:pPr>
        <w:pStyle w:val="Ttulo2"/>
        <w:rPr>
          <w:ins w:id="851" w:author="Farid Eliecer Ureche Lopez" w:date="2019-10-14T18:28:00Z"/>
          <w:b w:val="0"/>
          <w:bCs/>
          <w:lang w:val="es-CO"/>
          <w:rPrChange w:id="852" w:author="Farid Eliecer Ureche Lopez" w:date="2019-10-14T18:28:00Z">
            <w:rPr>
              <w:ins w:id="853" w:author="Farid Eliecer Ureche Lopez" w:date="2019-10-14T18:28:00Z"/>
              <w:lang w:val="es-CO"/>
            </w:rPr>
          </w:rPrChange>
        </w:rPr>
      </w:pPr>
      <w:bookmarkStart w:id="854" w:name="_Toc21970181"/>
      <w:ins w:id="855" w:author="Farid Eliecer Ureche Lopez" w:date="2019-10-14T18:27:00Z">
        <w:r w:rsidRPr="005E5AE2">
          <w:rPr>
            <w:b w:val="0"/>
            <w:bCs/>
            <w:lang w:val="es-CO"/>
            <w:rPrChange w:id="856" w:author="Farid Eliecer Ureche Lopez" w:date="2019-10-14T18:28:00Z">
              <w:rPr>
                <w:lang w:val="es-CO"/>
              </w:rPr>
            </w:rPrChange>
          </w:rPr>
          <w:lastRenderedPageBreak/>
          <w:t>Diagrama de flujo o</w:t>
        </w:r>
      </w:ins>
      <w:ins w:id="857" w:author="Farid Eliecer Ureche Lopez" w:date="2019-10-14T18:28:00Z">
        <w:r w:rsidRPr="005E5AE2">
          <w:rPr>
            <w:b w:val="0"/>
            <w:bCs/>
            <w:lang w:val="es-CO"/>
            <w:rPrChange w:id="858" w:author="Farid Eliecer Ureche Lopez" w:date="2019-10-14T18:28:00Z">
              <w:rPr>
                <w:lang w:val="es-CO"/>
              </w:rPr>
            </w:rPrChange>
          </w:rPr>
          <w:t>fertas a cotización.</w:t>
        </w:r>
        <w:bookmarkEnd w:id="854"/>
      </w:ins>
    </w:p>
    <w:p w14:paraId="71F26DA0" w14:textId="77777777" w:rsidR="005E5AE2" w:rsidRPr="005E5AE2" w:rsidRDefault="005E5AE2" w:rsidP="005E5AE2">
      <w:pPr>
        <w:rPr>
          <w:ins w:id="859" w:author="Farid Eliecer Ureche Lopez" w:date="2019-10-14T18:26:00Z"/>
          <w:lang w:val="es-CO"/>
          <w:rPrChange w:id="860" w:author="Farid Eliecer Ureche Lopez" w:date="2019-10-14T18:26:00Z">
            <w:rPr>
              <w:ins w:id="861" w:author="Farid Eliecer Ureche Lopez" w:date="2019-10-14T18:26:00Z"/>
              <w:rFonts w:ascii="Arial" w:hAnsi="Arial" w:cs="Arial"/>
              <w:lang w:val="es-CO"/>
            </w:rPr>
          </w:rPrChange>
        </w:rPr>
        <w:pPrChange w:id="862" w:author="Farid Eliecer Ureche Lopez" w:date="2019-10-14T18:26:00Z">
          <w:pPr>
            <w:pStyle w:val="Textoindependiente"/>
          </w:pPr>
        </w:pPrChange>
      </w:pPr>
      <w:bookmarkStart w:id="863" w:name="_GoBack"/>
      <w:bookmarkEnd w:id="863"/>
    </w:p>
    <w:p w14:paraId="3DD355C9" w14:textId="0A46D596" w:rsidR="001B34DD" w:rsidRPr="00CB2AA7" w:rsidDel="00E97501" w:rsidRDefault="005E5AE2" w:rsidP="001B34DD">
      <w:pPr>
        <w:pStyle w:val="Ttulo1"/>
        <w:numPr>
          <w:ilvl w:val="0"/>
          <w:numId w:val="0"/>
        </w:numPr>
        <w:rPr>
          <w:del w:id="864" w:author="Farid Eliecer Ureche Lopez" w:date="2019-10-14T12:24:00Z"/>
          <w:rFonts w:cs="Arial"/>
          <w:sz w:val="20"/>
          <w:lang w:val="es-CO"/>
        </w:rPr>
        <w:sectPr w:rsidR="001B34DD" w:rsidRPr="00CB2AA7" w:rsidDel="00E97501" w:rsidSect="009733B8"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ins w:id="865" w:author="Farid Eliecer Ureche Lopez" w:date="2019-10-14T18:41:00Z">
        <w:r>
          <w:rPr>
            <w:rFonts w:cs="Arial"/>
            <w:noProof/>
            <w:sz w:val="20"/>
            <w:lang w:val="es-CO"/>
          </w:rPr>
          <w:drawing>
            <wp:inline distT="0" distB="0" distL="0" distR="0" wp14:anchorId="5A7C914A" wp14:editId="0481C342">
              <wp:extent cx="5943600" cy="5366385"/>
              <wp:effectExtent l="0" t="0" r="0" b="5715"/>
              <wp:docPr id="14" name="Imagen 14" descr="Imagen que contiene mapa, text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Diagrama de flujo_SCII.bmp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3663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A81F0B1" w14:textId="77777777" w:rsidR="005D7B34" w:rsidRPr="00CB2AA7" w:rsidRDefault="005D7B34" w:rsidP="00E97501">
      <w:pPr>
        <w:pStyle w:val="Ttulo"/>
        <w:jc w:val="left"/>
        <w:rPr>
          <w:rFonts w:cs="Arial"/>
          <w:lang w:val="es-CO"/>
        </w:rPr>
        <w:pPrChange w:id="866" w:author="Farid Eliecer Ureche Lopez" w:date="2019-10-14T12:24:00Z">
          <w:pPr>
            <w:pStyle w:val="Ttulo"/>
            <w:jc w:val="left"/>
          </w:pPr>
        </w:pPrChange>
      </w:pPr>
    </w:p>
    <w:sectPr w:rsidR="005D7B34" w:rsidRPr="00CB2AA7" w:rsidSect="009733B8">
      <w:endnotePr>
        <w:numFmt w:val="decimal"/>
      </w:end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C183A1" w14:textId="77777777" w:rsidR="000D5C58" w:rsidRDefault="000D5C58" w:rsidP="00161302">
      <w:pPr>
        <w:spacing w:line="240" w:lineRule="auto"/>
      </w:pPr>
      <w:r>
        <w:separator/>
      </w:r>
    </w:p>
  </w:endnote>
  <w:endnote w:type="continuationSeparator" w:id="0">
    <w:p w14:paraId="66E82903" w14:textId="77777777" w:rsidR="000D5C58" w:rsidRDefault="000D5C58" w:rsidP="001613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2DD96" w14:textId="77777777" w:rsidR="005E5AE2" w:rsidRPr="008C12E8" w:rsidRDefault="005E5AE2" w:rsidP="008C12E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A4916C" w14:textId="77777777" w:rsidR="000D5C58" w:rsidRDefault="000D5C58" w:rsidP="00161302">
      <w:pPr>
        <w:spacing w:line="240" w:lineRule="auto"/>
      </w:pPr>
      <w:r>
        <w:separator/>
      </w:r>
    </w:p>
  </w:footnote>
  <w:footnote w:type="continuationSeparator" w:id="0">
    <w:p w14:paraId="1E67ACD9" w14:textId="77777777" w:rsidR="000D5C58" w:rsidRDefault="000D5C58" w:rsidP="001613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B6B1D1" w14:textId="77777777" w:rsidR="005E5AE2" w:rsidRPr="00E953A6" w:rsidRDefault="005E5AE2">
    <w:pPr>
      <w:pStyle w:val="Encabezado"/>
      <w:rPr>
        <w:lang w:val="es-CO"/>
      </w:rPr>
    </w:pPr>
    <w:r w:rsidRPr="00E953A6">
      <w:rPr>
        <w:lang w:val="es-CO"/>
      </w:rPr>
      <w:t xml:space="preserve">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357532" w14:textId="77777777" w:rsidR="005E5AE2" w:rsidRDefault="005E5AE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3D70E93"/>
    <w:multiLevelType w:val="hybridMultilevel"/>
    <w:tmpl w:val="BD60B050"/>
    <w:lvl w:ilvl="0" w:tplc="59E894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017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ECC8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5E9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A204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BC3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101A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3C40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EAB9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DF1C89"/>
    <w:multiLevelType w:val="hybridMultilevel"/>
    <w:tmpl w:val="E29036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A7264EF"/>
    <w:multiLevelType w:val="hybridMultilevel"/>
    <w:tmpl w:val="BE508202"/>
    <w:lvl w:ilvl="0" w:tplc="0F9402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B404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AE0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B6A4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94C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B81E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508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48AC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DEF8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6A7B2A"/>
    <w:multiLevelType w:val="hybridMultilevel"/>
    <w:tmpl w:val="28801C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403486"/>
    <w:multiLevelType w:val="hybridMultilevel"/>
    <w:tmpl w:val="9F144FEE"/>
    <w:lvl w:ilvl="0" w:tplc="B17EA2F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2011CA"/>
    <w:multiLevelType w:val="hybridMultilevel"/>
    <w:tmpl w:val="568EEE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AC6EA6"/>
    <w:multiLevelType w:val="multilevel"/>
    <w:tmpl w:val="6E60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28976110"/>
    <w:multiLevelType w:val="hybridMultilevel"/>
    <w:tmpl w:val="D2267BE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311F3D02"/>
    <w:multiLevelType w:val="hybridMultilevel"/>
    <w:tmpl w:val="4C4675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380E434B"/>
    <w:multiLevelType w:val="hybridMultilevel"/>
    <w:tmpl w:val="084CB6D0"/>
    <w:lvl w:ilvl="0" w:tplc="5AF6285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54592F"/>
    <w:multiLevelType w:val="hybridMultilevel"/>
    <w:tmpl w:val="723AB39C"/>
    <w:lvl w:ilvl="0" w:tplc="F086E1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0CC0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2EB2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F2F0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76C1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4402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B600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B292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92A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44C6262F"/>
    <w:multiLevelType w:val="hybridMultilevel"/>
    <w:tmpl w:val="189EAD1C"/>
    <w:lvl w:ilvl="0" w:tplc="275666C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627196"/>
    <w:multiLevelType w:val="hybridMultilevel"/>
    <w:tmpl w:val="959ADF04"/>
    <w:lvl w:ilvl="0" w:tplc="8456511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4AA906E2"/>
    <w:multiLevelType w:val="hybridMultilevel"/>
    <w:tmpl w:val="8BBE8EC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50547301"/>
    <w:multiLevelType w:val="multilevel"/>
    <w:tmpl w:val="9DE87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539C52BD"/>
    <w:multiLevelType w:val="hybridMultilevel"/>
    <w:tmpl w:val="BAACDA3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CE1ABB"/>
    <w:multiLevelType w:val="multilevel"/>
    <w:tmpl w:val="78D2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6C2E68"/>
    <w:multiLevelType w:val="hybridMultilevel"/>
    <w:tmpl w:val="F4AE6A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396A52"/>
    <w:multiLevelType w:val="multilevel"/>
    <w:tmpl w:val="11B6F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C559FB"/>
    <w:multiLevelType w:val="multilevel"/>
    <w:tmpl w:val="90B28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7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8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 w15:restartNumberingAfterBreak="0">
    <w:nsid w:val="7AFC5A2E"/>
    <w:multiLevelType w:val="multilevel"/>
    <w:tmpl w:val="E15C3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0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8"/>
  </w:num>
  <w:num w:numId="3">
    <w:abstractNumId w:val="40"/>
  </w:num>
  <w:num w:numId="4">
    <w:abstractNumId w:val="29"/>
  </w:num>
  <w:num w:numId="5">
    <w:abstractNumId w:val="27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38"/>
  </w:num>
  <w:num w:numId="9">
    <w:abstractNumId w:val="5"/>
  </w:num>
  <w:num w:numId="10">
    <w:abstractNumId w:val="19"/>
  </w:num>
  <w:num w:numId="11">
    <w:abstractNumId w:val="17"/>
  </w:num>
  <w:num w:numId="12">
    <w:abstractNumId w:val="37"/>
  </w:num>
  <w:num w:numId="13">
    <w:abstractNumId w:val="16"/>
  </w:num>
  <w:num w:numId="14">
    <w:abstractNumId w:val="9"/>
  </w:num>
  <w:num w:numId="15">
    <w:abstractNumId w:val="36"/>
  </w:num>
  <w:num w:numId="16">
    <w:abstractNumId w:val="25"/>
  </w:num>
  <w:num w:numId="17">
    <w:abstractNumId w:val="12"/>
  </w:num>
  <w:num w:numId="18">
    <w:abstractNumId w:val="22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14"/>
  </w:num>
  <w:num w:numId="21">
    <w:abstractNumId w:val="35"/>
  </w:num>
  <w:num w:numId="22">
    <w:abstractNumId w:val="23"/>
  </w:num>
  <w:num w:numId="23">
    <w:abstractNumId w:val="39"/>
  </w:num>
  <w:num w:numId="24">
    <w:abstractNumId w:val="24"/>
  </w:num>
  <w:num w:numId="25">
    <w:abstractNumId w:val="15"/>
  </w:num>
  <w:num w:numId="26">
    <w:abstractNumId w:val="8"/>
  </w:num>
  <w:num w:numId="27">
    <w:abstractNumId w:val="7"/>
  </w:num>
  <w:num w:numId="28">
    <w:abstractNumId w:val="0"/>
  </w:num>
  <w:num w:numId="29">
    <w:abstractNumId w:val="26"/>
  </w:num>
  <w:num w:numId="30">
    <w:abstractNumId w:val="32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20"/>
  </w:num>
  <w:num w:numId="36">
    <w:abstractNumId w:val="11"/>
  </w:num>
  <w:num w:numId="37">
    <w:abstractNumId w:val="28"/>
  </w:num>
  <w:num w:numId="38">
    <w:abstractNumId w:val="33"/>
  </w:num>
  <w:num w:numId="39">
    <w:abstractNumId w:val="34"/>
  </w:num>
  <w:num w:numId="40">
    <w:abstractNumId w:val="31"/>
  </w:num>
  <w:num w:numId="41">
    <w:abstractNumId w:val="21"/>
  </w:num>
  <w:num w:numId="42">
    <w:abstractNumId w:val="13"/>
  </w:num>
  <w:num w:numId="43">
    <w:abstractNumId w:val="4"/>
  </w:num>
  <w:num w:numId="44">
    <w:abstractNumId w:val="10"/>
  </w:num>
  <w:num w:numId="45">
    <w:abstractNumId w:val="3"/>
  </w:num>
  <w:num w:numId="46">
    <w:abstractNumId w:val="6"/>
  </w:num>
  <w:num w:numId="47">
    <w:abstractNumId w:val="30"/>
  </w:num>
  <w:num w:numId="48">
    <w:abstractNumId w:val="0"/>
  </w:num>
  <w:num w:numId="4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arid Eliecer Ureche Lopez">
    <w15:presenceInfo w15:providerId="AD" w15:userId="S::faridureche@javeriana.edu.co::5db212b0-12f5-4801-949d-96a4436c45e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trackRevisions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C5A"/>
    <w:rsid w:val="00007ADF"/>
    <w:rsid w:val="00015982"/>
    <w:rsid w:val="000214C1"/>
    <w:rsid w:val="0002730D"/>
    <w:rsid w:val="00050142"/>
    <w:rsid w:val="00050143"/>
    <w:rsid w:val="00073F4D"/>
    <w:rsid w:val="000770E8"/>
    <w:rsid w:val="00077DE1"/>
    <w:rsid w:val="00082914"/>
    <w:rsid w:val="0008461D"/>
    <w:rsid w:val="000A3BA9"/>
    <w:rsid w:val="000A4A5F"/>
    <w:rsid w:val="000B356D"/>
    <w:rsid w:val="000B7128"/>
    <w:rsid w:val="000C10EC"/>
    <w:rsid w:val="000C7D64"/>
    <w:rsid w:val="000D5C58"/>
    <w:rsid w:val="000E0C8C"/>
    <w:rsid w:val="000E588A"/>
    <w:rsid w:val="000F3BCA"/>
    <w:rsid w:val="00102FEE"/>
    <w:rsid w:val="00104513"/>
    <w:rsid w:val="0011498A"/>
    <w:rsid w:val="0012124C"/>
    <w:rsid w:val="00125DDB"/>
    <w:rsid w:val="00132A1E"/>
    <w:rsid w:val="00151955"/>
    <w:rsid w:val="00160A40"/>
    <w:rsid w:val="00161302"/>
    <w:rsid w:val="001722F0"/>
    <w:rsid w:val="00176659"/>
    <w:rsid w:val="001A4A86"/>
    <w:rsid w:val="001B34DD"/>
    <w:rsid w:val="001C1553"/>
    <w:rsid w:val="001C1D5C"/>
    <w:rsid w:val="00200593"/>
    <w:rsid w:val="00201824"/>
    <w:rsid w:val="002052B5"/>
    <w:rsid w:val="00210A5B"/>
    <w:rsid w:val="00251D3F"/>
    <w:rsid w:val="002606A2"/>
    <w:rsid w:val="002648C9"/>
    <w:rsid w:val="00264BAB"/>
    <w:rsid w:val="00277EDF"/>
    <w:rsid w:val="00286272"/>
    <w:rsid w:val="00291FB8"/>
    <w:rsid w:val="00297056"/>
    <w:rsid w:val="002A2128"/>
    <w:rsid w:val="002A6379"/>
    <w:rsid w:val="002A7D57"/>
    <w:rsid w:val="002D600F"/>
    <w:rsid w:val="002D7139"/>
    <w:rsid w:val="002E2376"/>
    <w:rsid w:val="002F0E84"/>
    <w:rsid w:val="003136AE"/>
    <w:rsid w:val="0031476F"/>
    <w:rsid w:val="003203C7"/>
    <w:rsid w:val="00343CC0"/>
    <w:rsid w:val="00343DA6"/>
    <w:rsid w:val="00345743"/>
    <w:rsid w:val="00347EE7"/>
    <w:rsid w:val="00351D3D"/>
    <w:rsid w:val="00365614"/>
    <w:rsid w:val="00372091"/>
    <w:rsid w:val="00372F3F"/>
    <w:rsid w:val="00375410"/>
    <w:rsid w:val="00376600"/>
    <w:rsid w:val="00376DF5"/>
    <w:rsid w:val="003831A7"/>
    <w:rsid w:val="003937A4"/>
    <w:rsid w:val="003B2FE8"/>
    <w:rsid w:val="003D6F73"/>
    <w:rsid w:val="003E7720"/>
    <w:rsid w:val="003F318F"/>
    <w:rsid w:val="003F5438"/>
    <w:rsid w:val="004030B3"/>
    <w:rsid w:val="00413CF3"/>
    <w:rsid w:val="0042179A"/>
    <w:rsid w:val="004270FF"/>
    <w:rsid w:val="00445E9D"/>
    <w:rsid w:val="0045038D"/>
    <w:rsid w:val="00451A76"/>
    <w:rsid w:val="00451C5E"/>
    <w:rsid w:val="00460C4B"/>
    <w:rsid w:val="00461CAD"/>
    <w:rsid w:val="00476FD5"/>
    <w:rsid w:val="00490A10"/>
    <w:rsid w:val="004953CA"/>
    <w:rsid w:val="004A01D0"/>
    <w:rsid w:val="004B4621"/>
    <w:rsid w:val="004D534F"/>
    <w:rsid w:val="004E4D4C"/>
    <w:rsid w:val="004E7160"/>
    <w:rsid w:val="004F26B8"/>
    <w:rsid w:val="004F6D52"/>
    <w:rsid w:val="00512CBD"/>
    <w:rsid w:val="005140DE"/>
    <w:rsid w:val="005240C9"/>
    <w:rsid w:val="005417C5"/>
    <w:rsid w:val="00541877"/>
    <w:rsid w:val="0056028D"/>
    <w:rsid w:val="00563C1B"/>
    <w:rsid w:val="00574043"/>
    <w:rsid w:val="00576799"/>
    <w:rsid w:val="005840D8"/>
    <w:rsid w:val="005943AA"/>
    <w:rsid w:val="005A02BF"/>
    <w:rsid w:val="005A0844"/>
    <w:rsid w:val="005A3364"/>
    <w:rsid w:val="005A5099"/>
    <w:rsid w:val="005C2D36"/>
    <w:rsid w:val="005C42D7"/>
    <w:rsid w:val="005D1DC3"/>
    <w:rsid w:val="005D3D94"/>
    <w:rsid w:val="005D44DD"/>
    <w:rsid w:val="005D7B34"/>
    <w:rsid w:val="005E0B6F"/>
    <w:rsid w:val="005E5AE2"/>
    <w:rsid w:val="0060409D"/>
    <w:rsid w:val="00620F89"/>
    <w:rsid w:val="00625123"/>
    <w:rsid w:val="00634E59"/>
    <w:rsid w:val="006621DF"/>
    <w:rsid w:val="00663433"/>
    <w:rsid w:val="006801E9"/>
    <w:rsid w:val="00685952"/>
    <w:rsid w:val="00687A9F"/>
    <w:rsid w:val="0069086E"/>
    <w:rsid w:val="00693E11"/>
    <w:rsid w:val="006C0E00"/>
    <w:rsid w:val="006C46E1"/>
    <w:rsid w:val="006D1C55"/>
    <w:rsid w:val="006D1E7D"/>
    <w:rsid w:val="006D7EB4"/>
    <w:rsid w:val="006F4083"/>
    <w:rsid w:val="006F477F"/>
    <w:rsid w:val="007018C5"/>
    <w:rsid w:val="00720AFC"/>
    <w:rsid w:val="00721CA2"/>
    <w:rsid w:val="00733F5D"/>
    <w:rsid w:val="007557A1"/>
    <w:rsid w:val="00760604"/>
    <w:rsid w:val="00780CDB"/>
    <w:rsid w:val="00794F15"/>
    <w:rsid w:val="007A1DE7"/>
    <w:rsid w:val="007A5E75"/>
    <w:rsid w:val="007B047C"/>
    <w:rsid w:val="007B3AD0"/>
    <w:rsid w:val="007C4766"/>
    <w:rsid w:val="007C6797"/>
    <w:rsid w:val="007E05AF"/>
    <w:rsid w:val="007F770F"/>
    <w:rsid w:val="00800397"/>
    <w:rsid w:val="00804511"/>
    <w:rsid w:val="0081410B"/>
    <w:rsid w:val="00814D20"/>
    <w:rsid w:val="00814E35"/>
    <w:rsid w:val="00827A9B"/>
    <w:rsid w:val="00851C52"/>
    <w:rsid w:val="008569B3"/>
    <w:rsid w:val="00857D6F"/>
    <w:rsid w:val="008778ED"/>
    <w:rsid w:val="00896252"/>
    <w:rsid w:val="008A02EB"/>
    <w:rsid w:val="008C12E8"/>
    <w:rsid w:val="008D0C4A"/>
    <w:rsid w:val="009457BE"/>
    <w:rsid w:val="00964861"/>
    <w:rsid w:val="009733B8"/>
    <w:rsid w:val="009744D5"/>
    <w:rsid w:val="009A3DB0"/>
    <w:rsid w:val="009B5064"/>
    <w:rsid w:val="009B73FE"/>
    <w:rsid w:val="009C5A3D"/>
    <w:rsid w:val="009C75C2"/>
    <w:rsid w:val="009F2E8E"/>
    <w:rsid w:val="00A020DB"/>
    <w:rsid w:val="00A54763"/>
    <w:rsid w:val="00A5705D"/>
    <w:rsid w:val="00A70662"/>
    <w:rsid w:val="00A74B13"/>
    <w:rsid w:val="00A9546C"/>
    <w:rsid w:val="00AB0E2B"/>
    <w:rsid w:val="00AD7DE4"/>
    <w:rsid w:val="00AE5E92"/>
    <w:rsid w:val="00AF21D9"/>
    <w:rsid w:val="00B02C34"/>
    <w:rsid w:val="00B03DA4"/>
    <w:rsid w:val="00B13101"/>
    <w:rsid w:val="00B134E1"/>
    <w:rsid w:val="00B17BF7"/>
    <w:rsid w:val="00B45CEC"/>
    <w:rsid w:val="00B47E77"/>
    <w:rsid w:val="00B541A6"/>
    <w:rsid w:val="00B70605"/>
    <w:rsid w:val="00B7242D"/>
    <w:rsid w:val="00B85684"/>
    <w:rsid w:val="00B90FE1"/>
    <w:rsid w:val="00B939B6"/>
    <w:rsid w:val="00BA4C5A"/>
    <w:rsid w:val="00BB147B"/>
    <w:rsid w:val="00BB26BF"/>
    <w:rsid w:val="00BB61C6"/>
    <w:rsid w:val="00BC46A2"/>
    <w:rsid w:val="00BD3853"/>
    <w:rsid w:val="00BD7BDC"/>
    <w:rsid w:val="00BE4523"/>
    <w:rsid w:val="00BE7DC3"/>
    <w:rsid w:val="00C01071"/>
    <w:rsid w:val="00C03E7A"/>
    <w:rsid w:val="00C310AB"/>
    <w:rsid w:val="00C345D6"/>
    <w:rsid w:val="00C369C0"/>
    <w:rsid w:val="00C415B0"/>
    <w:rsid w:val="00C426E2"/>
    <w:rsid w:val="00C4343E"/>
    <w:rsid w:val="00C70FAD"/>
    <w:rsid w:val="00C71936"/>
    <w:rsid w:val="00C83C55"/>
    <w:rsid w:val="00C8480C"/>
    <w:rsid w:val="00C8689A"/>
    <w:rsid w:val="00C914F9"/>
    <w:rsid w:val="00C92291"/>
    <w:rsid w:val="00CB2AA7"/>
    <w:rsid w:val="00CC3BE5"/>
    <w:rsid w:val="00CC6309"/>
    <w:rsid w:val="00CE4A5E"/>
    <w:rsid w:val="00CE5D04"/>
    <w:rsid w:val="00CF0974"/>
    <w:rsid w:val="00CF3B2A"/>
    <w:rsid w:val="00CF5BD8"/>
    <w:rsid w:val="00D037A6"/>
    <w:rsid w:val="00D14995"/>
    <w:rsid w:val="00D170EC"/>
    <w:rsid w:val="00D236C5"/>
    <w:rsid w:val="00D2795B"/>
    <w:rsid w:val="00D33EF4"/>
    <w:rsid w:val="00D35EBC"/>
    <w:rsid w:val="00D42BF2"/>
    <w:rsid w:val="00D538E0"/>
    <w:rsid w:val="00D67610"/>
    <w:rsid w:val="00D70328"/>
    <w:rsid w:val="00D77BBF"/>
    <w:rsid w:val="00D93513"/>
    <w:rsid w:val="00DA2428"/>
    <w:rsid w:val="00DA4BF9"/>
    <w:rsid w:val="00DA7E62"/>
    <w:rsid w:val="00DB61A9"/>
    <w:rsid w:val="00DC1336"/>
    <w:rsid w:val="00DC19DA"/>
    <w:rsid w:val="00DD1265"/>
    <w:rsid w:val="00DD7745"/>
    <w:rsid w:val="00DE2E0B"/>
    <w:rsid w:val="00DF4F49"/>
    <w:rsid w:val="00DF67CD"/>
    <w:rsid w:val="00E020B5"/>
    <w:rsid w:val="00E162A2"/>
    <w:rsid w:val="00E21119"/>
    <w:rsid w:val="00E24964"/>
    <w:rsid w:val="00E43E08"/>
    <w:rsid w:val="00E51ACD"/>
    <w:rsid w:val="00E6681A"/>
    <w:rsid w:val="00E728FE"/>
    <w:rsid w:val="00E80160"/>
    <w:rsid w:val="00E80C3E"/>
    <w:rsid w:val="00E863E3"/>
    <w:rsid w:val="00E875BF"/>
    <w:rsid w:val="00E900CA"/>
    <w:rsid w:val="00E9526F"/>
    <w:rsid w:val="00E953A6"/>
    <w:rsid w:val="00E97501"/>
    <w:rsid w:val="00EA5FD6"/>
    <w:rsid w:val="00EB1919"/>
    <w:rsid w:val="00EB4D7F"/>
    <w:rsid w:val="00EC210D"/>
    <w:rsid w:val="00EC2733"/>
    <w:rsid w:val="00ED3561"/>
    <w:rsid w:val="00ED4449"/>
    <w:rsid w:val="00EF54A1"/>
    <w:rsid w:val="00F00F16"/>
    <w:rsid w:val="00F250AB"/>
    <w:rsid w:val="00F31571"/>
    <w:rsid w:val="00F44996"/>
    <w:rsid w:val="00F60565"/>
    <w:rsid w:val="00F60BE2"/>
    <w:rsid w:val="00F64CAD"/>
    <w:rsid w:val="00F67121"/>
    <w:rsid w:val="00F74E52"/>
    <w:rsid w:val="00F80265"/>
    <w:rsid w:val="00F81AA1"/>
    <w:rsid w:val="00F81E0E"/>
    <w:rsid w:val="00F91884"/>
    <w:rsid w:val="00FA2AA5"/>
    <w:rsid w:val="00FB4DAB"/>
    <w:rsid w:val="00FD55FE"/>
    <w:rsid w:val="00FD7CC5"/>
    <w:rsid w:val="482A6AF2"/>
    <w:rsid w:val="7702F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2147370"/>
  <w15:docId w15:val="{6B7C0DCC-37C5-4E0E-8164-6E55F6C54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A3BA9"/>
    <w:pPr>
      <w:widowControl w:val="0"/>
      <w:spacing w:line="240" w:lineRule="atLeast"/>
    </w:pPr>
    <w:rPr>
      <w:lang w:val="en-US" w:eastAsia="en-US"/>
    </w:rPr>
  </w:style>
  <w:style w:type="paragraph" w:styleId="Ttulo1">
    <w:name w:val="heading 1"/>
    <w:basedOn w:val="Normal"/>
    <w:next w:val="Normal"/>
    <w:qFormat/>
    <w:rsid w:val="000A3BA9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rsid w:val="000A3BA9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0A3BA9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0A3BA9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0A3BA9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0A3BA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0A3BA9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A3BA9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0A3BA9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0A3BA9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0A3BA9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0A3BA9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semiHidden/>
    <w:rsid w:val="000A3BA9"/>
    <w:pPr>
      <w:ind w:left="900" w:hanging="900"/>
    </w:pPr>
  </w:style>
  <w:style w:type="paragraph" w:styleId="TDC1">
    <w:name w:val="toc 1"/>
    <w:basedOn w:val="Normal"/>
    <w:next w:val="Normal"/>
    <w:uiPriority w:val="39"/>
    <w:rsid w:val="000A3BA9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rsid w:val="000A3BA9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rsid w:val="000A3BA9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link w:val="EncabezadoCar"/>
    <w:rsid w:val="000A3BA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rsid w:val="000A3BA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0A3BA9"/>
  </w:style>
  <w:style w:type="paragraph" w:customStyle="1" w:styleId="Bullet1">
    <w:name w:val="Bullet1"/>
    <w:basedOn w:val="Normal"/>
    <w:rsid w:val="000A3BA9"/>
    <w:pPr>
      <w:ind w:left="720" w:hanging="432"/>
    </w:pPr>
  </w:style>
  <w:style w:type="paragraph" w:customStyle="1" w:styleId="Bullet2">
    <w:name w:val="Bullet2"/>
    <w:basedOn w:val="Normal"/>
    <w:rsid w:val="000A3BA9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0A3BA9"/>
    <w:pPr>
      <w:keepLines/>
      <w:spacing w:after="120"/>
    </w:pPr>
  </w:style>
  <w:style w:type="paragraph" w:styleId="Textoindependiente">
    <w:name w:val="Body Text"/>
    <w:basedOn w:val="Normal"/>
    <w:rsid w:val="000A3BA9"/>
    <w:pPr>
      <w:keepLines/>
      <w:spacing w:after="120"/>
      <w:ind w:left="720"/>
    </w:pPr>
  </w:style>
  <w:style w:type="paragraph" w:styleId="Mapadeldocumento">
    <w:name w:val="Document Map"/>
    <w:basedOn w:val="Normal"/>
    <w:semiHidden/>
    <w:rsid w:val="000A3BA9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0A3BA9"/>
    <w:rPr>
      <w:sz w:val="20"/>
      <w:vertAlign w:val="superscript"/>
    </w:rPr>
  </w:style>
  <w:style w:type="paragraph" w:styleId="Textonotapie">
    <w:name w:val="footnote text"/>
    <w:basedOn w:val="Normal"/>
    <w:semiHidden/>
    <w:rsid w:val="000A3BA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0A3BA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0A3BA9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0A3BA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0A3BA9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rsid w:val="000A3BA9"/>
    <w:pPr>
      <w:ind w:left="600"/>
    </w:pPr>
  </w:style>
  <w:style w:type="paragraph" w:styleId="TDC5">
    <w:name w:val="toc 5"/>
    <w:basedOn w:val="Normal"/>
    <w:next w:val="Normal"/>
    <w:autoRedefine/>
    <w:semiHidden/>
    <w:rsid w:val="000A3BA9"/>
    <w:pPr>
      <w:ind w:left="800"/>
    </w:pPr>
  </w:style>
  <w:style w:type="paragraph" w:styleId="TDC6">
    <w:name w:val="toc 6"/>
    <w:basedOn w:val="Normal"/>
    <w:next w:val="Normal"/>
    <w:autoRedefine/>
    <w:semiHidden/>
    <w:rsid w:val="000A3BA9"/>
    <w:pPr>
      <w:ind w:left="1000"/>
    </w:pPr>
  </w:style>
  <w:style w:type="paragraph" w:styleId="TDC7">
    <w:name w:val="toc 7"/>
    <w:basedOn w:val="Normal"/>
    <w:next w:val="Normal"/>
    <w:autoRedefine/>
    <w:semiHidden/>
    <w:rsid w:val="000A3BA9"/>
    <w:pPr>
      <w:ind w:left="1200"/>
    </w:pPr>
  </w:style>
  <w:style w:type="paragraph" w:styleId="TDC8">
    <w:name w:val="toc 8"/>
    <w:basedOn w:val="Normal"/>
    <w:next w:val="Normal"/>
    <w:autoRedefine/>
    <w:semiHidden/>
    <w:rsid w:val="000A3BA9"/>
    <w:pPr>
      <w:ind w:left="1400"/>
    </w:pPr>
  </w:style>
  <w:style w:type="paragraph" w:styleId="TDC9">
    <w:name w:val="toc 9"/>
    <w:basedOn w:val="Normal"/>
    <w:next w:val="Normal"/>
    <w:autoRedefine/>
    <w:semiHidden/>
    <w:rsid w:val="000A3BA9"/>
    <w:pPr>
      <w:ind w:left="1600"/>
    </w:pPr>
  </w:style>
  <w:style w:type="paragraph" w:styleId="Textoindependiente2">
    <w:name w:val="Body Text 2"/>
    <w:basedOn w:val="Normal"/>
    <w:semiHidden/>
    <w:rsid w:val="000A3BA9"/>
    <w:rPr>
      <w:i/>
      <w:color w:val="0000FF"/>
    </w:rPr>
  </w:style>
  <w:style w:type="paragraph" w:styleId="Sangradetextonormal">
    <w:name w:val="Body Text Indent"/>
    <w:basedOn w:val="Normal"/>
    <w:semiHidden/>
    <w:rsid w:val="000A3BA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0A3BA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0A3BA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0A3BA9"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semiHidden/>
    <w:rsid w:val="000A3BA9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0A3BA9"/>
    <w:rPr>
      <w:b/>
    </w:rPr>
  </w:style>
  <w:style w:type="character" w:styleId="Hipervnculovisitado">
    <w:name w:val="FollowedHyperlink"/>
    <w:basedOn w:val="Fuentedeprrafopredeter"/>
    <w:semiHidden/>
    <w:rsid w:val="000A3BA9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A4C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4C5A"/>
    <w:rPr>
      <w:rFonts w:ascii="Tahoma" w:hAnsi="Tahoma" w:cs="Tahoma"/>
      <w:sz w:val="16"/>
      <w:szCs w:val="16"/>
      <w:lang w:val="en-U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161302"/>
    <w:rPr>
      <w:lang w:val="en-US" w:eastAsia="en-US"/>
    </w:rPr>
  </w:style>
  <w:style w:type="paragraph" w:customStyle="1" w:styleId="Unterberschrift">
    <w:name w:val="Unterüberschrift"/>
    <w:autoRedefine/>
    <w:rsid w:val="00161302"/>
    <w:pPr>
      <w:tabs>
        <w:tab w:val="left" w:pos="3690"/>
        <w:tab w:val="right" w:pos="9074"/>
      </w:tabs>
      <w:spacing w:line="240" w:lineRule="exact"/>
    </w:pPr>
    <w:rPr>
      <w:rFonts w:ascii="Arial" w:hAnsi="Arial"/>
      <w:b/>
      <w:sz w:val="18"/>
      <w:lang w:val="en-GB" w:eastAsia="en-US"/>
    </w:rPr>
  </w:style>
  <w:style w:type="paragraph" w:customStyle="1" w:styleId="ATableText">
    <w:name w:val="A_Table Text"/>
    <w:rsid w:val="00E953A6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hAnsi="Arial"/>
      <w:lang w:val="en-US" w:eastAsia="en-US"/>
    </w:rPr>
  </w:style>
  <w:style w:type="paragraph" w:customStyle="1" w:styleId="TableHeading">
    <w:name w:val="Table Heading"/>
    <w:basedOn w:val="TableText0"/>
    <w:rsid w:val="00E953A6"/>
    <w:pPr>
      <w:spacing w:before="120" w:after="120"/>
      <w:jc w:val="center"/>
    </w:pPr>
    <w:rPr>
      <w:b/>
      <w:sz w:val="18"/>
    </w:rPr>
  </w:style>
  <w:style w:type="paragraph" w:customStyle="1" w:styleId="TableText0">
    <w:name w:val="Table Text"/>
    <w:basedOn w:val="Normal"/>
    <w:rsid w:val="00E953A6"/>
    <w:pPr>
      <w:keepLines/>
      <w:widowControl/>
      <w:spacing w:line="240" w:lineRule="auto"/>
    </w:pPr>
    <w:rPr>
      <w:rFonts w:ascii="Book Antiqua" w:hAnsi="Book Antiqua"/>
      <w:sz w:val="16"/>
      <w:lang w:val="es-CO" w:eastAsia="es-ES"/>
    </w:rPr>
  </w:style>
  <w:style w:type="table" w:customStyle="1" w:styleId="LightList1">
    <w:name w:val="Light List1"/>
    <w:basedOn w:val="Tablanormal"/>
    <w:uiPriority w:val="61"/>
    <w:rsid w:val="00E953A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A020DB"/>
    <w:pPr>
      <w:ind w:left="720"/>
      <w:contextualSpacing/>
    </w:pPr>
  </w:style>
  <w:style w:type="paragraph" w:customStyle="1" w:styleId="Subheading">
    <w:name w:val="Subheading"/>
    <w:basedOn w:val="Textoindependiente"/>
    <w:rsid w:val="00445E9D"/>
    <w:pPr>
      <w:spacing w:before="240"/>
    </w:pPr>
    <w:rPr>
      <w:rFonts w:ascii="Arial" w:hAnsi="Arial"/>
      <w:b/>
      <w:bCs/>
    </w:rPr>
  </w:style>
  <w:style w:type="paragraph" w:customStyle="1" w:styleId="infoblue0">
    <w:name w:val="infoblue"/>
    <w:basedOn w:val="Normal"/>
    <w:rsid w:val="00F64CAD"/>
    <w:pPr>
      <w:widowControl/>
      <w:spacing w:after="120"/>
      <w:ind w:left="720"/>
    </w:pPr>
    <w:rPr>
      <w:rFonts w:eastAsia="Arial Unicode MS"/>
      <w:i/>
      <w:iCs/>
      <w:color w:val="0000FF"/>
    </w:rPr>
  </w:style>
  <w:style w:type="paragraph" w:styleId="Encabezadodenota">
    <w:name w:val="Note Heading"/>
    <w:basedOn w:val="Normal"/>
    <w:next w:val="Normal"/>
    <w:link w:val="EncabezadodenotaCar"/>
    <w:uiPriority w:val="99"/>
    <w:rsid w:val="00625123"/>
    <w:pPr>
      <w:autoSpaceDE w:val="0"/>
      <w:autoSpaceDN w:val="0"/>
      <w:adjustRightInd w:val="0"/>
      <w:spacing w:line="240" w:lineRule="auto"/>
    </w:pPr>
    <w:rPr>
      <w:rFonts w:eastAsiaTheme="minorEastAsia"/>
      <w:color w:val="000000"/>
      <w:sz w:val="22"/>
      <w:szCs w:val="22"/>
      <w:lang w:eastAsia="es-CO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625123"/>
    <w:rPr>
      <w:rFonts w:eastAsiaTheme="minorEastAsia"/>
      <w:color w:val="000000"/>
      <w:sz w:val="22"/>
      <w:szCs w:val="22"/>
      <w:lang w:val="en-US"/>
    </w:rPr>
  </w:style>
  <w:style w:type="paragraph" w:styleId="Textosinformato">
    <w:name w:val="Plain Text"/>
    <w:basedOn w:val="Normal"/>
    <w:link w:val="TextosinformatoCar"/>
    <w:uiPriority w:val="99"/>
    <w:rsid w:val="00625123"/>
    <w:pPr>
      <w:autoSpaceDE w:val="0"/>
      <w:autoSpaceDN w:val="0"/>
      <w:adjustRightInd w:val="0"/>
      <w:spacing w:line="240" w:lineRule="auto"/>
    </w:pPr>
    <w:rPr>
      <w:rFonts w:eastAsiaTheme="minorEastAsia"/>
      <w:color w:val="000000"/>
      <w:lang w:eastAsia="es-CO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625123"/>
    <w:rPr>
      <w:rFonts w:eastAsiaTheme="minorEastAsia"/>
      <w:color w:val="000000"/>
      <w:lang w:val="en-US"/>
    </w:rPr>
  </w:style>
  <w:style w:type="paragraph" w:styleId="NormalWeb">
    <w:name w:val="Normal (Web)"/>
    <w:basedOn w:val="Normal"/>
    <w:uiPriority w:val="99"/>
    <w:unhideWhenUsed/>
    <w:rsid w:val="00E6681A"/>
    <w:pPr>
      <w:widowControl/>
      <w:spacing w:before="100" w:beforeAutospacing="1" w:after="100" w:afterAutospacing="1" w:line="240" w:lineRule="auto"/>
    </w:pPr>
    <w:rPr>
      <w:rFonts w:ascii="Arial" w:hAnsi="Arial" w:cs="Arial"/>
      <w:lang w:val="es-CO" w:eastAsia="es-CO"/>
    </w:rPr>
  </w:style>
  <w:style w:type="paragraph" w:styleId="Descripcin">
    <w:name w:val="caption"/>
    <w:basedOn w:val="Normal"/>
    <w:next w:val="Normal"/>
    <w:uiPriority w:val="35"/>
    <w:unhideWhenUsed/>
    <w:qFormat/>
    <w:rsid w:val="005D7B34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D77BB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77BBF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77BBF"/>
    <w:rPr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77BB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77BBF"/>
    <w:rPr>
      <w:b/>
      <w:bCs/>
      <w:lang w:val="en-US" w:eastAsia="en-US"/>
    </w:rPr>
  </w:style>
  <w:style w:type="paragraph" w:styleId="Textoindependiente3">
    <w:name w:val="Body Text 3"/>
    <w:basedOn w:val="Normal"/>
    <w:link w:val="Textoindependiente3Car"/>
    <w:unhideWhenUsed/>
    <w:rsid w:val="00F74E52"/>
    <w:pPr>
      <w:spacing w:after="120"/>
    </w:pPr>
    <w:rPr>
      <w:sz w:val="16"/>
      <w:szCs w:val="16"/>
      <w:lang w:val="es-CO"/>
    </w:rPr>
  </w:style>
  <w:style w:type="character" w:customStyle="1" w:styleId="Textoindependiente3Car">
    <w:name w:val="Texto independiente 3 Car"/>
    <w:basedOn w:val="Fuentedeprrafopredeter"/>
    <w:link w:val="Textoindependiente3"/>
    <w:rsid w:val="00F74E52"/>
    <w:rPr>
      <w:sz w:val="16"/>
      <w:szCs w:val="16"/>
      <w:lang w:eastAsia="en-US"/>
    </w:rPr>
  </w:style>
  <w:style w:type="character" w:customStyle="1" w:styleId="Ttulo3Car">
    <w:name w:val="Título 3 Car"/>
    <w:basedOn w:val="Fuentedeprrafopredeter"/>
    <w:link w:val="Ttulo3"/>
    <w:rsid w:val="009B73FE"/>
    <w:rPr>
      <w:rFonts w:ascii="Arial" w:hAnsi="Arial"/>
      <w:i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0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4F285090C88141ADBC758856DE2A28" ma:contentTypeVersion="0" ma:contentTypeDescription="Create a new document." ma:contentTypeScope="" ma:versionID="1a005911c015dba22819dc2b8ce94c3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7C4C78-2398-4031-9A92-8E682DC7D6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E56B433-2FB5-4D28-952D-9DA394190F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51B025E-A0C5-4019-B9B8-F8973488B90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01548F7-3DFE-4202-8ECD-83E1F1E57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13</Pages>
  <Words>2498</Words>
  <Characters>13740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Software Architecture Document</vt:lpstr>
    </vt:vector>
  </TitlesOfParts>
  <Company>&lt;Company Name&gt;</Company>
  <LinksUpToDate>false</LinksUpToDate>
  <CharactersWithSpaces>16206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dgawne</dc:creator>
  <cp:keywords/>
  <dc:description/>
  <cp:lastModifiedBy>Farid Eliecer Ureche Lopez</cp:lastModifiedBy>
  <cp:revision>16</cp:revision>
  <cp:lastPrinted>2011-08-10T15:44:00Z</cp:lastPrinted>
  <dcterms:created xsi:type="dcterms:W3CDTF">2019-10-13T22:57:00Z</dcterms:created>
  <dcterms:modified xsi:type="dcterms:W3CDTF">2019-10-14T23:42:00Z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  <property fmtid="{D5CDD505-2E9C-101B-9397-08002B2CF9AE}" pid="3" name="ContentTypeId">
    <vt:lpwstr>0x010100F74F285090C88141ADBC758856DE2A28</vt:lpwstr>
  </property>
  <property fmtid="{D5CDD505-2E9C-101B-9397-08002B2CF9AE}" pid="4" name="Order">
    <vt:r8>1600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TemplateUrl">
    <vt:lpwstr/>
  </property>
  <property fmtid="{D5CDD505-2E9C-101B-9397-08002B2CF9AE}" pid="8" name="ComplianceAssetId">
    <vt:lpwstr/>
  </property>
  <property fmtid="{D5CDD505-2E9C-101B-9397-08002B2CF9AE}" pid="9" name="_SourceUrl">
    <vt:lpwstr/>
  </property>
  <property fmtid="{D5CDD505-2E9C-101B-9397-08002B2CF9AE}" pid="10" name="_SharedFileIndex">
    <vt:lpwstr/>
  </property>
</Properties>
</file>